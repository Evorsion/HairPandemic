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63DA6A" w14:textId="77777777" w:rsidR="0082313E" w:rsidRDefault="009868D6">
      <w:pPr>
        <w:rPr>
          <w:sz w:val="36"/>
          <w:szCs w:val="36"/>
        </w:rPr>
      </w:pPr>
      <w:r>
        <w:rPr>
          <w:sz w:val="36"/>
          <w:szCs w:val="36"/>
        </w:rPr>
        <w:t>Hra s vlasatými anarchisty (</w:t>
      </w:r>
      <w:proofErr w:type="spellStart"/>
      <w:r>
        <w:rPr>
          <w:sz w:val="36"/>
          <w:szCs w:val="36"/>
        </w:rPr>
        <w:t>Hair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pandemic</w:t>
      </w:r>
      <w:proofErr w:type="spellEnd"/>
      <w:r>
        <w:rPr>
          <w:sz w:val="36"/>
          <w:szCs w:val="36"/>
        </w:rPr>
        <w:t>)</w:t>
      </w:r>
    </w:p>
    <w:p w14:paraId="3DBEE25C" w14:textId="5C58774B" w:rsidR="0082313E" w:rsidRDefault="0082313E">
      <w:pPr>
        <w:rPr>
          <w:ins w:id="0" w:author="Lukaš Kolek" w:date="2021-07-10T12:03:00Z"/>
          <w:sz w:val="36"/>
          <w:szCs w:val="36"/>
        </w:rPr>
      </w:pPr>
    </w:p>
    <w:p w14:paraId="48E5614C" w14:textId="22D26D6A" w:rsidR="00BF70DD" w:rsidRDefault="00BF70DD">
      <w:pPr>
        <w:rPr>
          <w:ins w:id="1" w:author="Lukaš Kolek" w:date="2021-07-10T12:03:00Z"/>
          <w:sz w:val="36"/>
          <w:szCs w:val="36"/>
        </w:rPr>
      </w:pPr>
    </w:p>
    <w:p w14:paraId="7DBC35F3" w14:textId="63800C08" w:rsidR="00BF70DD" w:rsidRDefault="00BF70DD" w:rsidP="007E3D0D">
      <w:pPr>
        <w:pStyle w:val="Bezmezer"/>
        <w:rPr>
          <w:ins w:id="2" w:author="Lukaš Kolek" w:date="2021-07-10T12:03:00Z"/>
        </w:rPr>
      </w:pPr>
      <w:ins w:id="3" w:author="Lukaš Kolek" w:date="2021-07-10T12:03:00Z">
        <w:r>
          <w:t>Očísluj pls stránky a hoď tu z nadpisů jednoduchý obsah pro orientaci</w:t>
        </w:r>
      </w:ins>
    </w:p>
    <w:p w14:paraId="06DDF4A5" w14:textId="77777777" w:rsidR="00BF70DD" w:rsidRDefault="00BF70DD">
      <w:pPr>
        <w:rPr>
          <w:sz w:val="36"/>
          <w:szCs w:val="36"/>
        </w:rPr>
      </w:pPr>
    </w:p>
    <w:p w14:paraId="5EFEB2B2" w14:textId="21FC69AF" w:rsidR="0082313E" w:rsidRDefault="00BF70DD">
      <w:pPr>
        <w:rPr>
          <w:sz w:val="28"/>
          <w:szCs w:val="28"/>
        </w:rPr>
      </w:pPr>
      <w:r>
        <w:rPr>
          <w:sz w:val="28"/>
          <w:szCs w:val="28"/>
        </w:rPr>
        <w:t xml:space="preserve">Vznik </w:t>
      </w:r>
      <w:r w:rsidR="009868D6">
        <w:rPr>
          <w:sz w:val="28"/>
          <w:szCs w:val="28"/>
        </w:rPr>
        <w:t>Názv</w:t>
      </w:r>
      <w:r>
        <w:rPr>
          <w:sz w:val="28"/>
          <w:szCs w:val="28"/>
        </w:rPr>
        <w:t>u</w:t>
      </w:r>
    </w:p>
    <w:p w14:paraId="6C1A373F" w14:textId="77777777" w:rsidR="0082313E" w:rsidRDefault="009868D6">
      <w:r>
        <w:t>Hra je o lidech co si násilím přebarvují vlasy a tím se dělí na 2 gangy. Chtěli jsme zakomponovat do názvu něco spojeného s vlasy (</w:t>
      </w:r>
      <w:proofErr w:type="spellStart"/>
      <w:r>
        <w:t>Hair</w:t>
      </w:r>
      <w:proofErr w:type="spellEnd"/>
      <w:r>
        <w:t xml:space="preserve">, </w:t>
      </w:r>
      <w:proofErr w:type="spellStart"/>
      <w:r>
        <w:t>hairstyle</w:t>
      </w:r>
      <w:proofErr w:type="spellEnd"/>
      <w:r>
        <w:t xml:space="preserve">...) a také odrazit velkou skupinu/dav (mob, </w:t>
      </w:r>
      <w:proofErr w:type="spellStart"/>
      <w:r>
        <w:t>riot</w:t>
      </w:r>
      <w:proofErr w:type="spellEnd"/>
      <w:r>
        <w:t xml:space="preserve">, </w:t>
      </w:r>
      <w:proofErr w:type="spellStart"/>
      <w:r>
        <w:t>crowd</w:t>
      </w:r>
      <w:proofErr w:type="spellEnd"/>
      <w:r>
        <w:t>...). Další související oblasti, které lze zapojit obsahují slova jako anarchie, pandemie…</w:t>
      </w:r>
    </w:p>
    <w:p w14:paraId="44C64AE5" w14:textId="77777777" w:rsidR="0082313E" w:rsidRDefault="009868D6">
      <w:r>
        <w:t xml:space="preserve">Chtěl jsem napodobit slovní spojení u hry </w:t>
      </w:r>
      <w:proofErr w:type="spellStart"/>
      <w:r>
        <w:t>Archero</w:t>
      </w:r>
      <w:proofErr w:type="spellEnd"/>
      <w:r>
        <w:t xml:space="preserve">, které spojuje </w:t>
      </w:r>
      <w:proofErr w:type="spellStart"/>
      <w:r>
        <w:t>Archer</w:t>
      </w:r>
      <w:proofErr w:type="spellEnd"/>
      <w:r>
        <w:t xml:space="preserve"> + </w:t>
      </w:r>
      <w:proofErr w:type="spellStart"/>
      <w:r>
        <w:t>hero</w:t>
      </w:r>
      <w:proofErr w:type="spellEnd"/>
      <w:r>
        <w:t>, ale nepovedlo se mi najít podobně dobré. Nejbližší bylo “</w:t>
      </w:r>
      <w:proofErr w:type="spellStart"/>
      <w:r>
        <w:t>Hair</w:t>
      </w:r>
      <w:proofErr w:type="spellEnd"/>
      <w:r>
        <w:t xml:space="preserve"> </w:t>
      </w:r>
      <w:proofErr w:type="spellStart"/>
      <w:r>
        <w:t>anarchy</w:t>
      </w:r>
      <w:proofErr w:type="spellEnd"/>
      <w:r>
        <w:t>” [</w:t>
      </w:r>
      <w:proofErr w:type="spellStart"/>
      <w:r>
        <w:t>Hérnarchy</w:t>
      </w:r>
      <w:proofErr w:type="spellEnd"/>
      <w:r>
        <w:t>]. Po konzultaci s širším okolím se objevil název “</w:t>
      </w:r>
      <w:proofErr w:type="spellStart"/>
      <w:r>
        <w:t>Hair</w:t>
      </w:r>
      <w:proofErr w:type="spellEnd"/>
      <w:r>
        <w:t xml:space="preserve"> </w:t>
      </w:r>
      <w:proofErr w:type="spellStart"/>
      <w:r>
        <w:t>pandemic</w:t>
      </w:r>
      <w:proofErr w:type="spellEnd"/>
      <w:r>
        <w:t>”, který jsme jednoslovně prohlásili za nejlepší.</w:t>
      </w:r>
    </w:p>
    <w:p w14:paraId="06341953" w14:textId="77777777" w:rsidR="0082313E" w:rsidRDefault="0082313E"/>
    <w:p w14:paraId="17BC285F" w14:textId="327C3286" w:rsidR="0082313E" w:rsidRDefault="007557B2">
      <w:pPr>
        <w:rPr>
          <w:sz w:val="28"/>
          <w:szCs w:val="28"/>
        </w:rPr>
      </w:pPr>
      <w:r>
        <w:rPr>
          <w:sz w:val="28"/>
          <w:szCs w:val="28"/>
        </w:rPr>
        <w:t>Inspirace</w:t>
      </w:r>
    </w:p>
    <w:p w14:paraId="2865863A" w14:textId="0176E8AE" w:rsidR="0082313E" w:rsidRDefault="009868D6">
      <w:r>
        <w:t>Viděli jsme hru “</w:t>
      </w:r>
      <w:proofErr w:type="spellStart"/>
      <w:r>
        <w:t>Right</w:t>
      </w:r>
      <w:proofErr w:type="spellEnd"/>
      <w:r>
        <w:t xml:space="preserve"> </w:t>
      </w:r>
      <w:proofErr w:type="spellStart"/>
      <w:r>
        <w:t>click</w:t>
      </w:r>
      <w:proofErr w:type="spellEnd"/>
      <w:r>
        <w:t xml:space="preserve"> to </w:t>
      </w:r>
      <w:proofErr w:type="spellStart"/>
      <w:r>
        <w:t>necromance</w:t>
      </w:r>
      <w:proofErr w:type="spellEnd"/>
      <w:r>
        <w:t>” (</w:t>
      </w:r>
      <w:hyperlink r:id="rId8">
        <w:r>
          <w:rPr>
            <w:color w:val="1155CC"/>
            <w:u w:val="single"/>
          </w:rPr>
          <w:t>gameplay</w:t>
        </w:r>
      </w:hyperlink>
      <w:r>
        <w:t>)</w:t>
      </w:r>
      <w:r w:rsidR="008F57D9">
        <w:t xml:space="preserve"> (hra: </w:t>
      </w:r>
      <w:hyperlink r:id="rId9" w:history="1">
        <w:r w:rsidR="008F57D9" w:rsidRPr="008F57D9">
          <w:rPr>
            <w:rStyle w:val="Hypertextovodkaz"/>
          </w:rPr>
          <w:t>https://juicybeast.itch.io/right-click-to-necromance</w:t>
        </w:r>
      </w:hyperlink>
      <w:r w:rsidR="008F57D9">
        <w:t>)</w:t>
      </w:r>
      <w:r>
        <w:t xml:space="preserve"> vyrobenou na Indie speed run game jamu v roce 2015. Na hře nás ohromila ta jediná mechanika, která ve hře byla a to konvertování nepřátelských jednotek po jejich zabití. Chtěli jsme vytvořit hru na mobily s touto mechanikou a dostat hru dál než jen do nekonečné jedné místnosti, kde pořád chodí další a další nepřátelé bez cíle.</w:t>
      </w:r>
    </w:p>
    <w:p w14:paraId="59DB1E02" w14:textId="77777777" w:rsidR="0082313E" w:rsidRDefault="009868D6">
      <w:pPr>
        <w:ind w:left="720"/>
      </w:pPr>
      <w:r>
        <w:rPr>
          <w:noProof/>
          <w:lang w:val="en-US" w:eastAsia="en-US"/>
        </w:rPr>
        <w:drawing>
          <wp:inline distT="114300" distB="114300" distL="114300" distR="114300" wp14:anchorId="581DB847" wp14:editId="0733508A">
            <wp:extent cx="4833938" cy="2979055"/>
            <wp:effectExtent l="0" t="0" r="0" b="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3938" cy="29790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1B22BF" w14:textId="05CE3509" w:rsidR="0082313E" w:rsidRDefault="009868D6" w:rsidP="007E3D0D">
      <w:pPr>
        <w:jc w:val="center"/>
      </w:pPr>
      <w:r>
        <w:rPr>
          <w:noProof/>
          <w:lang w:val="en-US" w:eastAsia="en-US"/>
        </w:rPr>
        <w:lastRenderedPageBreak/>
        <w:drawing>
          <wp:inline distT="114300" distB="114300" distL="114300" distR="114300" wp14:anchorId="56A58251" wp14:editId="26854282">
            <wp:extent cx="3414713" cy="1761513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4713" cy="1761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D542F4" w14:textId="6389B99A" w:rsidR="003C41B2" w:rsidRDefault="003C41B2">
      <w:r>
        <w:t xml:space="preserve">Zdroj: </w:t>
      </w:r>
      <w:hyperlink r:id="rId12" w:history="1">
        <w:r w:rsidRPr="003C41B2">
          <w:rPr>
            <w:rStyle w:val="Hypertextovodkaz"/>
          </w:rPr>
          <w:t>https://juicybeast.itch.io/right-click-to-necromance</w:t>
        </w:r>
      </w:hyperlink>
    </w:p>
    <w:p w14:paraId="73111841" w14:textId="77777777" w:rsidR="007557B2" w:rsidRDefault="007557B2"/>
    <w:p w14:paraId="2D5C55D1" w14:textId="675F5260" w:rsidR="007557B2" w:rsidRDefault="007557B2">
      <w:r>
        <w:t xml:space="preserve">Rozdíly vyvíjené hry ve srovnání se hrou </w:t>
      </w:r>
      <w:proofErr w:type="spellStart"/>
      <w:r>
        <w:t>Right</w:t>
      </w:r>
      <w:proofErr w:type="spellEnd"/>
      <w:r>
        <w:t xml:space="preserve"> </w:t>
      </w:r>
      <w:proofErr w:type="spellStart"/>
      <w:r>
        <w:t>click</w:t>
      </w:r>
      <w:proofErr w:type="spellEnd"/>
      <w:r>
        <w:t xml:space="preserve"> to </w:t>
      </w:r>
      <w:proofErr w:type="spellStart"/>
      <w:r>
        <w:t>necromance</w:t>
      </w:r>
      <w:proofErr w:type="spellEnd"/>
    </w:p>
    <w:p w14:paraId="3BCC0D65" w14:textId="77777777" w:rsidR="007557B2" w:rsidRDefault="007557B2"/>
    <w:p w14:paraId="49D020D0" w14:textId="02AE1503" w:rsidR="007557B2" w:rsidRPr="007E3D0D" w:rsidRDefault="007557B2">
      <w:pPr>
        <w:rPr>
          <w:i/>
        </w:rPr>
      </w:pPr>
      <w:r>
        <w:rPr>
          <w:i/>
        </w:rPr>
        <w:t>Více úrovní</w:t>
      </w:r>
    </w:p>
    <w:p w14:paraId="1A10C212" w14:textId="4B099619" w:rsidR="0082313E" w:rsidRDefault="009868D6">
      <w:r>
        <w:t xml:space="preserve">První přídavek bude větší množství úrovní, mezi kterými budou záchytné body, aby nemusel hráč hrát opravdu </w:t>
      </w:r>
      <w:proofErr w:type="spellStart"/>
      <w:r>
        <w:t>endless</w:t>
      </w:r>
      <w:proofErr w:type="spellEnd"/>
      <w:r>
        <w:t xml:space="preserve"> hru.</w:t>
      </w:r>
    </w:p>
    <w:p w14:paraId="2B7B1159" w14:textId="77777777" w:rsidR="007557B2" w:rsidRDefault="007557B2"/>
    <w:p w14:paraId="002CE8FA" w14:textId="311EEDAB" w:rsidR="007557B2" w:rsidRPr="007E3D0D" w:rsidRDefault="007557B2">
      <w:pPr>
        <w:rPr>
          <w:i/>
        </w:rPr>
      </w:pPr>
      <w:r w:rsidRPr="007E3D0D">
        <w:rPr>
          <w:i/>
        </w:rPr>
        <w:t>Přechod armády mezi úrovněmi</w:t>
      </w:r>
    </w:p>
    <w:p w14:paraId="0FF1E75C" w14:textId="2B553DB4" w:rsidR="0082313E" w:rsidRDefault="009868D6">
      <w:r>
        <w:t xml:space="preserve">Druhým přídavkem je </w:t>
      </w:r>
      <w:proofErr w:type="spellStart"/>
      <w:r>
        <w:t>meziúrovňová</w:t>
      </w:r>
      <w:proofErr w:type="spellEnd"/>
      <w:r>
        <w:t xml:space="preserve"> úprava armády. Hráč si může vynutit lepší jednotky pomocí slučování slabších. Také jeho armáda dostane ozdravení do 100%, aby mohl začít s beze strachu že mu jeho nejsilnější jednotka ihned umře.</w:t>
      </w:r>
    </w:p>
    <w:p w14:paraId="4E457E73" w14:textId="607686D1" w:rsidR="0082313E" w:rsidRDefault="0082313E"/>
    <w:p w14:paraId="3E1EFBA2" w14:textId="45A84B6B" w:rsidR="007557B2" w:rsidRDefault="007557B2"/>
    <w:p w14:paraId="64623258" w14:textId="14BB0753" w:rsidR="007557B2" w:rsidRDefault="007557B2">
      <w:proofErr w:type="spellStart"/>
      <w:r>
        <w:t>Pitch</w:t>
      </w:r>
      <w:proofErr w:type="spellEnd"/>
      <w:r>
        <w:t xml:space="preserve"> hry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Pandemic</w:t>
      </w:r>
      <w:proofErr w:type="spellEnd"/>
    </w:p>
    <w:p w14:paraId="5B10ED4C" w14:textId="06E40255" w:rsidR="0082313E" w:rsidRPr="008F57D9" w:rsidRDefault="009868D6">
      <w:r w:rsidRPr="008F57D9">
        <w:t>Ovládej dav zeleno-</w:t>
      </w:r>
      <w:proofErr w:type="spellStart"/>
      <w:r w:rsidRPr="008F57D9">
        <w:t>hlavých</w:t>
      </w:r>
      <w:proofErr w:type="spellEnd"/>
      <w:r w:rsidRPr="008F57D9">
        <w:t xml:space="preserve"> rebelů, kteří si myslí</w:t>
      </w:r>
      <w:r w:rsidR="007557B2">
        <w:t>,</w:t>
      </w:r>
      <w:r w:rsidRPr="008F57D9">
        <w:t xml:space="preserve"> že jim šílený účes vyřeší depresivní nálady. Dokážeš </w:t>
      </w:r>
      <w:r w:rsidR="00A5196D">
        <w:t>s</w:t>
      </w:r>
      <w:r w:rsidR="00A5196D" w:rsidRPr="008F57D9">
        <w:t xml:space="preserve"> </w:t>
      </w:r>
      <w:r w:rsidRPr="008F57D9">
        <w:t>protestující</w:t>
      </w:r>
      <w:r w:rsidR="00A5196D">
        <w:t>mi</w:t>
      </w:r>
      <w:r w:rsidRPr="008F57D9">
        <w:t xml:space="preserve"> obveselit celý svět? </w:t>
      </w:r>
      <w:r w:rsidR="00A5196D">
        <w:t>Ve hře budeš ovládat rozm</w:t>
      </w:r>
      <w:r w:rsidR="007E3D0D">
        <w:t>a</w:t>
      </w:r>
      <w:r w:rsidR="00A5196D">
        <w:t xml:space="preserve">nitý dav postav, které s postupujícími úrovněmi rostou na síle tak, jak si sami zvolíte. </w:t>
      </w:r>
      <w:r w:rsidRPr="008F57D9">
        <w:t xml:space="preserve">Vše </w:t>
      </w:r>
      <w:r w:rsidR="00A5196D">
        <w:t xml:space="preserve">je </w:t>
      </w:r>
      <w:r w:rsidRPr="008F57D9">
        <w:t xml:space="preserve">na mobil, aby hráč nemusel sedět se svým novým zeleným </w:t>
      </w:r>
      <w:proofErr w:type="spellStart"/>
      <w:r w:rsidRPr="008F57D9">
        <w:t>hárem</w:t>
      </w:r>
      <w:proofErr w:type="spellEnd"/>
      <w:r w:rsidRPr="008F57D9">
        <w:t xml:space="preserve"> doma.</w:t>
      </w:r>
    </w:p>
    <w:p w14:paraId="336C6F8D" w14:textId="77777777" w:rsidR="0082313E" w:rsidRPr="008F57D9" w:rsidRDefault="0082313E"/>
    <w:p w14:paraId="62004020" w14:textId="7F9A8A14" w:rsidR="0082313E" w:rsidRPr="008F57D9" w:rsidRDefault="00A5196D">
      <w:r>
        <w:t>Silné stránky</w:t>
      </w:r>
      <w:r w:rsidR="009868D6" w:rsidRPr="008F57D9">
        <w:t>:</w:t>
      </w:r>
    </w:p>
    <w:p w14:paraId="3EA8E58A" w14:textId="66B0176D" w:rsidR="0082313E" w:rsidRPr="008F57D9" w:rsidRDefault="00A5196D">
      <w:pPr>
        <w:numPr>
          <w:ilvl w:val="0"/>
          <w:numId w:val="13"/>
        </w:numPr>
      </w:pPr>
      <w:r>
        <w:t xml:space="preserve">Taktické rozhodování o tom, koho jsou hráči již schopni přemoct a na koho je potřeba ještě posílit své jednotky </w:t>
      </w:r>
    </w:p>
    <w:p w14:paraId="707AB7C5" w14:textId="1683DE9E" w:rsidR="0082313E" w:rsidRPr="008F57D9" w:rsidRDefault="00A5196D">
      <w:pPr>
        <w:numPr>
          <w:ilvl w:val="0"/>
          <w:numId w:val="13"/>
        </w:numPr>
      </w:pPr>
      <w:r>
        <w:t>Progresivně rostoucí síla vlastních jednotek</w:t>
      </w:r>
    </w:p>
    <w:p w14:paraId="0D93EDA9" w14:textId="2830FEC0" w:rsidR="00A5196D" w:rsidRDefault="00A5196D">
      <w:pPr>
        <w:numPr>
          <w:ilvl w:val="0"/>
          <w:numId w:val="13"/>
        </w:numPr>
      </w:pPr>
      <w:r>
        <w:t>Absurdní a vtipné detaily zakomponované do herního prostředí a tématu</w:t>
      </w:r>
    </w:p>
    <w:p w14:paraId="55911CF6" w14:textId="6CFC0296" w:rsidR="0082313E" w:rsidRPr="008F57D9" w:rsidRDefault="00A5196D" w:rsidP="007E3D0D">
      <w:pPr>
        <w:pStyle w:val="Odstavecseseznamem"/>
        <w:numPr>
          <w:ilvl w:val="0"/>
          <w:numId w:val="13"/>
        </w:numPr>
      </w:pPr>
      <w:r>
        <w:t>Základní příběhová linka, která rámuje celou hru</w:t>
      </w:r>
    </w:p>
    <w:p w14:paraId="3B10DEDC" w14:textId="77777777" w:rsidR="0082313E" w:rsidRDefault="0082313E"/>
    <w:p w14:paraId="1142816E" w14:textId="77777777" w:rsidR="0082313E" w:rsidRDefault="0082313E"/>
    <w:p w14:paraId="3F6C14D4" w14:textId="77777777" w:rsidR="0082313E" w:rsidRDefault="009868D6">
      <w:pPr>
        <w:rPr>
          <w:sz w:val="28"/>
          <w:szCs w:val="28"/>
        </w:rPr>
      </w:pPr>
      <w:r>
        <w:rPr>
          <w:sz w:val="28"/>
          <w:szCs w:val="28"/>
        </w:rPr>
        <w:t>Umělecký styl</w:t>
      </w:r>
    </w:p>
    <w:p w14:paraId="3067E7E0" w14:textId="77777777" w:rsidR="0082313E" w:rsidRDefault="009868D6">
      <w:proofErr w:type="spellStart"/>
      <w:r>
        <w:t>Mid</w:t>
      </w:r>
      <w:proofErr w:type="spellEnd"/>
      <w:r>
        <w:t>-res pixel art</w:t>
      </w:r>
    </w:p>
    <w:p w14:paraId="1D375491" w14:textId="77777777" w:rsidR="0082313E" w:rsidRDefault="009868D6">
      <w:r>
        <w:rPr>
          <w:b/>
        </w:rPr>
        <w:t xml:space="preserve">Postavy </w:t>
      </w:r>
      <w:r>
        <w:t>blíž karikaturnímu zobrazení, dál od reality</w:t>
      </w:r>
    </w:p>
    <w:p w14:paraId="6EB4107F" w14:textId="77777777" w:rsidR="0082313E" w:rsidRDefault="009868D6">
      <w:r>
        <w:rPr>
          <w:b/>
        </w:rPr>
        <w:t xml:space="preserve">Prostředí </w:t>
      </w:r>
      <w:r>
        <w:t>ve 2.5D</w:t>
      </w:r>
    </w:p>
    <w:p w14:paraId="0CE9BF77" w14:textId="77777777" w:rsidR="0082313E" w:rsidRDefault="009868D6">
      <w:r>
        <w:rPr>
          <w:noProof/>
          <w:lang w:val="en-US" w:eastAsia="en-US"/>
        </w:rPr>
        <w:drawing>
          <wp:inline distT="114300" distB="114300" distL="114300" distR="114300" wp14:anchorId="615529F9" wp14:editId="1B3830DE">
            <wp:extent cx="552450" cy="1104900"/>
            <wp:effectExtent l="0" t="0" r="0" b="0"/>
            <wp:docPr id="2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114300" distB="114300" distL="114300" distR="114300" wp14:anchorId="55B76E58" wp14:editId="7910FA8F">
            <wp:extent cx="552450" cy="1104900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114300" distB="114300" distL="114300" distR="114300" wp14:anchorId="1B6942ED" wp14:editId="3039450E">
            <wp:extent cx="552450" cy="1104900"/>
            <wp:effectExtent l="0" t="0" r="0" b="0"/>
            <wp:docPr id="39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114300" distB="114300" distL="114300" distR="114300" wp14:anchorId="201B0474" wp14:editId="47868BDD">
            <wp:extent cx="552450" cy="1104900"/>
            <wp:effectExtent l="0" t="0" r="0" b="0"/>
            <wp:docPr id="1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114300" distB="114300" distL="114300" distR="114300" wp14:anchorId="0FB08032" wp14:editId="0132A8A7">
            <wp:extent cx="552450" cy="552450"/>
            <wp:effectExtent l="0" t="0" r="0" b="0"/>
            <wp:docPr id="1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552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114300" distB="114300" distL="114300" distR="114300" wp14:anchorId="0F7CC1C6" wp14:editId="402277C3">
            <wp:extent cx="552450" cy="552450"/>
            <wp:effectExtent l="0" t="0" r="0" b="0"/>
            <wp:docPr id="34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552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62FE49" w14:textId="77777777" w:rsidR="0082313E" w:rsidRDefault="009868D6">
      <w:r>
        <w:rPr>
          <w:noProof/>
          <w:lang w:val="en-US" w:eastAsia="en-US"/>
        </w:rPr>
        <w:lastRenderedPageBreak/>
        <w:drawing>
          <wp:inline distT="114300" distB="114300" distL="114300" distR="114300" wp14:anchorId="055946FA" wp14:editId="4D04996B">
            <wp:extent cx="3614738" cy="3614738"/>
            <wp:effectExtent l="0" t="0" r="0" b="0"/>
            <wp:docPr id="35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4738" cy="36147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C2305B" w14:textId="77777777" w:rsidR="0082313E" w:rsidRDefault="009868D6">
      <w:r>
        <w:t xml:space="preserve">Spojení prostředí a postav inspirováno hrou </w:t>
      </w:r>
      <w:proofErr w:type="spellStart"/>
      <w:r>
        <w:t>Infectonator</w:t>
      </w:r>
      <w:proofErr w:type="spellEnd"/>
    </w:p>
    <w:p w14:paraId="52C5D405" w14:textId="3BE64744" w:rsidR="0082313E" w:rsidRDefault="0082313E"/>
    <w:p w14:paraId="0A63B02B" w14:textId="069FC473" w:rsidR="0082313E" w:rsidRDefault="003C41B2">
      <w:r w:rsidRPr="003C41B2">
        <w:rPr>
          <w:noProof/>
          <w:lang w:val="en-US" w:eastAsia="en-US"/>
        </w:rPr>
        <w:drawing>
          <wp:inline distT="0" distB="0" distL="0" distR="0" wp14:anchorId="14FB5C2B" wp14:editId="13DC546E">
            <wp:extent cx="5733415" cy="3583305"/>
            <wp:effectExtent l="0" t="0" r="635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02401" w14:textId="4AA75FC1" w:rsidR="003C41B2" w:rsidRDefault="003C41B2">
      <w:r>
        <w:t xml:space="preserve">Zdroj: </w:t>
      </w:r>
      <w:hyperlink r:id="rId21" w:history="1">
        <w:r w:rsidRPr="003C41B2">
          <w:rPr>
            <w:rStyle w:val="Hypertextovodkaz"/>
          </w:rPr>
          <w:t>https://play.google.com/store/apps/details?id=air.com.armorgames.infectonator</w:t>
        </w:r>
      </w:hyperlink>
    </w:p>
    <w:p w14:paraId="2D6A07C3" w14:textId="77777777" w:rsidR="0082313E" w:rsidRDefault="0082313E"/>
    <w:p w14:paraId="57B888C6" w14:textId="77777777" w:rsidR="0082313E" w:rsidRDefault="009868D6">
      <w:pPr>
        <w:rPr>
          <w:sz w:val="28"/>
          <w:szCs w:val="28"/>
        </w:rPr>
      </w:pPr>
      <w:r>
        <w:rPr>
          <w:sz w:val="28"/>
          <w:szCs w:val="28"/>
        </w:rPr>
        <w:t>Příběh</w:t>
      </w:r>
    </w:p>
    <w:p w14:paraId="5D63F1F7" w14:textId="77777777" w:rsidR="0082313E" w:rsidRDefault="009868D6">
      <w:pPr>
        <w:rPr>
          <w:b/>
        </w:rPr>
      </w:pPr>
      <w:r>
        <w:rPr>
          <w:b/>
        </w:rPr>
        <w:t>Jak to všechno začalo?</w:t>
      </w:r>
    </w:p>
    <w:p w14:paraId="5E4668FF" w14:textId="1E24AA00" w:rsidR="0082313E" w:rsidRDefault="009868D6">
      <w:r>
        <w:t xml:space="preserve">Bylo temné pondělní odpoledne. Alex prožíval jednu ze svých četných depresí. Chybělo mu v tomhle světě něco barevného. Odešel do </w:t>
      </w:r>
      <w:r w:rsidR="0033190B">
        <w:t xml:space="preserve">drogérie </w:t>
      </w:r>
      <w:r>
        <w:t xml:space="preserve">pro sprej zelené barvy a hned co se </w:t>
      </w:r>
      <w:r>
        <w:lastRenderedPageBreak/>
        <w:t>vrátil</w:t>
      </w:r>
      <w:r w:rsidR="0033190B">
        <w:t>,</w:t>
      </w:r>
      <w:r>
        <w:t xml:space="preserve"> tak si obsah </w:t>
      </w:r>
      <w:r w:rsidR="0033190B">
        <w:t xml:space="preserve">lahve </w:t>
      </w:r>
      <w:r>
        <w:t>nastříkal na vlasy. Výsledek vypadá impozantně. Deprese byla pryč. Rychle šel oznámit tuhle novinu otci. Ten ho ale jen odbyl se slovy: “Vypadni, nezajímáš mě”. Po tomhle neúspěchu se Alex naštval. Vzal plechovku se zelenou barvou. Rozběhl se k</w:t>
      </w:r>
      <w:r w:rsidR="0033190B">
        <w:t> </w:t>
      </w:r>
      <w:r>
        <w:t xml:space="preserve">otci a začal mu zuřivě barvit jeho hnědý </w:t>
      </w:r>
      <w:proofErr w:type="spellStart"/>
      <w:r>
        <w:t>háro</w:t>
      </w:r>
      <w:proofErr w:type="spellEnd"/>
      <w:r>
        <w:t>. Ten cholericky vybuchl a vrhl se na Alexe s holícím strojkem…</w:t>
      </w:r>
    </w:p>
    <w:p w14:paraId="4E36D76D" w14:textId="77777777" w:rsidR="0082313E" w:rsidRDefault="009868D6">
      <w:pPr>
        <w:rPr>
          <w:b/>
        </w:rPr>
      </w:pPr>
      <w:r>
        <w:rPr>
          <w:b/>
        </w:rPr>
        <w:t>Co bude náplň hry?</w:t>
      </w:r>
    </w:p>
    <w:p w14:paraId="28F353CE" w14:textId="11ADB888" w:rsidR="0082313E" w:rsidRDefault="009868D6">
      <w:r>
        <w:t>Alex se pokusí se svým náladu zlepšujícím zeleným sprejem uzdravit celý svět od depresí a nenaplněných životů. O tom jestli uspěje</w:t>
      </w:r>
      <w:r w:rsidR="0033190B">
        <w:t>,</w:t>
      </w:r>
      <w:r>
        <w:t xml:space="preserve"> rozhodne vaše schopnost vést dav a spojovat jeho síly.</w:t>
      </w:r>
    </w:p>
    <w:p w14:paraId="19E2CC32" w14:textId="77777777" w:rsidR="0082313E" w:rsidRDefault="009868D6">
      <w:pPr>
        <w:rPr>
          <w:b/>
        </w:rPr>
      </w:pPr>
      <w:r>
        <w:rPr>
          <w:b/>
        </w:rPr>
        <w:t>Jak to skončí?</w:t>
      </w:r>
    </w:p>
    <w:p w14:paraId="2CC06325" w14:textId="2E8E24C0" w:rsidR="0082313E" w:rsidRDefault="009868D6">
      <w:r>
        <w:t xml:space="preserve">Alex a jeho dav </w:t>
      </w:r>
      <w:proofErr w:type="spellStart"/>
      <w:r>
        <w:t>zelenohlavých</w:t>
      </w:r>
      <w:proofErr w:type="spellEnd"/>
      <w:r>
        <w:t xml:space="preserve"> občanů již nemohou najít nikoho</w:t>
      </w:r>
      <w:r w:rsidR="0033190B">
        <w:t>,</w:t>
      </w:r>
      <w:r>
        <w:t xml:space="preserve"> komu by obarvili hlavu. Vrací se tedy ke svému rutinnímu životu. </w:t>
      </w:r>
      <w:r w:rsidR="0033190B">
        <w:t>K</w:t>
      </w:r>
      <w:r>
        <w:t xml:space="preserve">rátce </w:t>
      </w:r>
      <w:r w:rsidR="0033190B">
        <w:t xml:space="preserve">na to všichni upadají </w:t>
      </w:r>
      <w:r>
        <w:t xml:space="preserve">zpět do depresí a </w:t>
      </w:r>
      <w:r w:rsidR="0033190B">
        <w:t xml:space="preserve">opět jim </w:t>
      </w:r>
      <w:r>
        <w:t>chybí naplnění, které jim přineslo násilné barvení hlav ostatním.</w:t>
      </w:r>
      <w:r w:rsidR="0033190B">
        <w:t xml:space="preserve"> Jaká barva to bude tentokrát?</w:t>
      </w:r>
    </w:p>
    <w:p w14:paraId="6BA85922" w14:textId="77777777" w:rsidR="0082313E" w:rsidRDefault="0082313E"/>
    <w:p w14:paraId="34704D43" w14:textId="77777777" w:rsidR="0082313E" w:rsidRDefault="009868D6">
      <w:pPr>
        <w:rPr>
          <w:sz w:val="28"/>
          <w:szCs w:val="28"/>
        </w:rPr>
      </w:pPr>
      <w:r>
        <w:rPr>
          <w:sz w:val="28"/>
          <w:szCs w:val="28"/>
        </w:rPr>
        <w:t>Cyklus herních mechanik</w:t>
      </w:r>
      <w:r>
        <w:rPr>
          <w:noProof/>
          <w:sz w:val="28"/>
          <w:szCs w:val="28"/>
          <w:lang w:val="en-US" w:eastAsia="en-US"/>
        </w:rPr>
        <w:drawing>
          <wp:inline distT="114300" distB="114300" distL="114300" distR="114300" wp14:anchorId="365C4820" wp14:editId="0D47D748">
            <wp:extent cx="5731200" cy="4000500"/>
            <wp:effectExtent l="0" t="0" r="0" b="0"/>
            <wp:docPr id="43" name="image4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50C9FF" w14:textId="77777777" w:rsidR="0082313E" w:rsidRDefault="009868D6">
      <w:pPr>
        <w:rPr>
          <w:b/>
        </w:rPr>
      </w:pPr>
      <w:r>
        <w:rPr>
          <w:b/>
        </w:rPr>
        <w:t>Z pohledu celé hry</w:t>
      </w:r>
    </w:p>
    <w:p w14:paraId="5D62207D" w14:textId="4370E7BB" w:rsidR="0082313E" w:rsidRDefault="009868D6">
      <w:r>
        <w:t>Hra bude obsahovat lineární linii úrovní, s progresivně těžší obtížností. Mezi každými dvěm</w:t>
      </w:r>
      <w:r w:rsidR="0033190B">
        <w:t>a</w:t>
      </w:r>
      <w:r>
        <w:t xml:space="preserve"> úrovněmi bude pauza s možností slučovat (</w:t>
      </w:r>
      <w:proofErr w:type="spellStart"/>
      <w:r>
        <w:t>mergovat</w:t>
      </w:r>
      <w:proofErr w:type="spellEnd"/>
      <w:r>
        <w:t>) vždy dvě stejné jednotky do jedné silnější. Až hráč dokončí slučování, zapne si další úroveň.</w:t>
      </w:r>
    </w:p>
    <w:p w14:paraId="188547FC" w14:textId="77777777" w:rsidR="0082313E" w:rsidRDefault="009868D6">
      <w:pPr>
        <w:rPr>
          <w:b/>
        </w:rPr>
      </w:pPr>
      <w:r>
        <w:rPr>
          <w:b/>
        </w:rPr>
        <w:t>Z pohledu úrovně</w:t>
      </w:r>
    </w:p>
    <w:p w14:paraId="4C274997" w14:textId="77777777" w:rsidR="0082313E" w:rsidRDefault="009868D6">
      <w:pPr>
        <w:numPr>
          <w:ilvl w:val="0"/>
          <w:numId w:val="1"/>
        </w:numPr>
      </w:pPr>
      <w:r>
        <w:t>Hráčské jednotky</w:t>
      </w:r>
    </w:p>
    <w:p w14:paraId="1A3F04CB" w14:textId="77777777" w:rsidR="0082313E" w:rsidRDefault="009868D6">
      <w:pPr>
        <w:numPr>
          <w:ilvl w:val="1"/>
          <w:numId w:val="1"/>
        </w:numPr>
      </w:pPr>
      <w:r>
        <w:t>Pokud hráč pohybuje joystickem → jednotky půjdou daným směrem</w:t>
      </w:r>
    </w:p>
    <w:p w14:paraId="7EA7988A" w14:textId="77777777" w:rsidR="0082313E" w:rsidRDefault="009868D6">
      <w:pPr>
        <w:numPr>
          <w:ilvl w:val="1"/>
          <w:numId w:val="1"/>
        </w:numPr>
      </w:pPr>
      <w:r>
        <w:t>Pokud hráč nic nedělá → jednotky se pokusí seskupit</w:t>
      </w:r>
    </w:p>
    <w:p w14:paraId="7E93DA31" w14:textId="77777777" w:rsidR="0082313E" w:rsidRDefault="009868D6">
      <w:pPr>
        <w:numPr>
          <w:ilvl w:val="0"/>
          <w:numId w:val="1"/>
        </w:numPr>
      </w:pPr>
      <w:r>
        <w:t>Nepřátelské jednotky</w:t>
      </w:r>
    </w:p>
    <w:p w14:paraId="092697F2" w14:textId="77777777" w:rsidR="0082313E" w:rsidRDefault="009868D6">
      <w:pPr>
        <w:numPr>
          <w:ilvl w:val="1"/>
          <w:numId w:val="1"/>
        </w:numPr>
      </w:pPr>
      <w:r>
        <w:t>Mají cílovou lokaci, kam se snaží dostat → všichni jdou k lokaci</w:t>
      </w:r>
    </w:p>
    <w:p w14:paraId="289FC20F" w14:textId="04FA5CA1" w:rsidR="0082313E" w:rsidRDefault="009868D6">
      <w:pPr>
        <w:numPr>
          <w:ilvl w:val="1"/>
          <w:numId w:val="1"/>
        </w:numPr>
      </w:pPr>
      <w:r>
        <w:lastRenderedPageBreak/>
        <w:t>Došli na lokaci a tak si dávají na pár chvílí oddech</w:t>
      </w:r>
    </w:p>
    <w:p w14:paraId="13C0449D" w14:textId="686D3005" w:rsidR="00DD3337" w:rsidRDefault="00DD3337">
      <w:pPr>
        <w:numPr>
          <w:ilvl w:val="1"/>
          <w:numId w:val="1"/>
        </w:numPr>
      </w:pPr>
      <w:r>
        <w:t>Po oddechu pokračují na novou lokaci</w:t>
      </w:r>
    </w:p>
    <w:p w14:paraId="13E47432" w14:textId="252B8A71" w:rsidR="0082313E" w:rsidRDefault="009868D6">
      <w:pPr>
        <w:numPr>
          <w:ilvl w:val="0"/>
          <w:numId w:val="1"/>
        </w:numPr>
      </w:pPr>
      <w:r>
        <w:t>Útok mezi jednotkami - pokud se přiblíží</w:t>
      </w:r>
      <w:r w:rsidR="0033190B">
        <w:t>,</w:t>
      </w:r>
      <w:r>
        <w:t xml:space="preserve"> začnou automaticky útočit</w:t>
      </w:r>
    </w:p>
    <w:p w14:paraId="3E4A653A" w14:textId="77777777" w:rsidR="0082313E" w:rsidRDefault="009868D6">
      <w:pPr>
        <w:numPr>
          <w:ilvl w:val="1"/>
          <w:numId w:val="1"/>
        </w:numPr>
      </w:pPr>
      <w:r>
        <w:t>Ze zemřelé nepřátelské (normální účes) jednotky se stane hráčská jednotka (zelený účes)</w:t>
      </w:r>
    </w:p>
    <w:p w14:paraId="471A2B5A" w14:textId="77777777" w:rsidR="0082313E" w:rsidRDefault="009868D6">
      <w:pPr>
        <w:numPr>
          <w:ilvl w:val="1"/>
          <w:numId w:val="1"/>
        </w:numPr>
      </w:pPr>
      <w:r>
        <w:t>Ze zemřelé hráčské jednotky (zelený účes) vznikne neherní jednotka (plešoun)</w:t>
      </w:r>
    </w:p>
    <w:p w14:paraId="51FDE7E6" w14:textId="3FD816FE" w:rsidR="0082313E" w:rsidRDefault="009868D6">
      <w:pPr>
        <w:numPr>
          <w:ilvl w:val="0"/>
          <w:numId w:val="1"/>
        </w:numPr>
      </w:pPr>
      <w:r>
        <w:t xml:space="preserve">Když zbude 0 nepřátel, je konec úrovně a jde se do fáze </w:t>
      </w:r>
      <w:proofErr w:type="spellStart"/>
      <w:r>
        <w:t>mergování</w:t>
      </w:r>
      <w:proofErr w:type="spellEnd"/>
    </w:p>
    <w:p w14:paraId="5FF6ECAE" w14:textId="4BF41107" w:rsidR="00DD3337" w:rsidRDefault="00DD3337">
      <w:pPr>
        <w:numPr>
          <w:ilvl w:val="0"/>
          <w:numId w:val="1"/>
        </w:numPr>
      </w:pPr>
      <w:r>
        <w:t>Když zbude 0 h</w:t>
      </w:r>
      <w:r w:rsidR="00445275">
        <w:t>r</w:t>
      </w:r>
      <w:r>
        <w:t xml:space="preserve">áčských jednotek, zobrazí se </w:t>
      </w:r>
      <w:proofErr w:type="spellStart"/>
      <w:r>
        <w:t>proherní</w:t>
      </w:r>
      <w:proofErr w:type="spellEnd"/>
      <w:r>
        <w:t xml:space="preserve"> obrazovka a možnost jít do menu</w:t>
      </w:r>
    </w:p>
    <w:p w14:paraId="14B631FB" w14:textId="77777777" w:rsidR="0082313E" w:rsidRDefault="009868D6">
      <w:pPr>
        <w:rPr>
          <w:b/>
        </w:rPr>
      </w:pPr>
      <w:r>
        <w:rPr>
          <w:b/>
          <w:noProof/>
          <w:lang w:val="en-US" w:eastAsia="en-US"/>
        </w:rPr>
        <w:drawing>
          <wp:inline distT="114300" distB="114300" distL="114300" distR="114300" wp14:anchorId="181AAEF7" wp14:editId="52B6E9FC">
            <wp:extent cx="2447925" cy="771525"/>
            <wp:effectExtent l="0" t="0" r="0" b="0"/>
            <wp:docPr id="46" name="image4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77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A83257" w14:textId="77777777" w:rsidR="0082313E" w:rsidRDefault="009868D6">
      <w:pPr>
        <w:rPr>
          <w:b/>
        </w:rPr>
      </w:pPr>
      <w:r>
        <w:rPr>
          <w:b/>
        </w:rPr>
        <w:t xml:space="preserve">Z pohledu </w:t>
      </w:r>
      <w:proofErr w:type="spellStart"/>
      <w:r>
        <w:rPr>
          <w:b/>
        </w:rPr>
        <w:t>mergovací</w:t>
      </w:r>
      <w:proofErr w:type="spellEnd"/>
      <w:r>
        <w:rPr>
          <w:b/>
        </w:rPr>
        <w:t xml:space="preserve"> pauzy</w:t>
      </w:r>
    </w:p>
    <w:p w14:paraId="4BA00A5F" w14:textId="317D89A3" w:rsidR="0082313E" w:rsidRDefault="009868D6">
      <w:r>
        <w:t xml:space="preserve">Hráč může (i) </w:t>
      </w:r>
      <w:r w:rsidR="007E3D0D">
        <w:t xml:space="preserve">sloučit dvě </w:t>
      </w:r>
      <w:r>
        <w:t>stejné jednotky</w:t>
      </w:r>
      <w:r w:rsidR="007E3D0D">
        <w:t xml:space="preserve"> do jednotky o úroveň vyšší</w:t>
      </w:r>
      <w:r>
        <w:t>, (</w:t>
      </w:r>
      <w:proofErr w:type="spellStart"/>
      <w:r>
        <w:t>ii</w:t>
      </w:r>
      <w:proofErr w:type="spellEnd"/>
      <w:r>
        <w:t>) zapnout další úroveň se současnou armádou</w:t>
      </w:r>
    </w:p>
    <w:p w14:paraId="55BAC563" w14:textId="77777777" w:rsidR="0082313E" w:rsidRDefault="0082313E"/>
    <w:p w14:paraId="4AE5A8B7" w14:textId="77777777" w:rsidR="0082313E" w:rsidRDefault="0082313E"/>
    <w:p w14:paraId="67864840" w14:textId="77777777" w:rsidR="0082313E" w:rsidRDefault="009868D6">
      <w:pPr>
        <w:rPr>
          <w:sz w:val="28"/>
          <w:szCs w:val="28"/>
        </w:rPr>
      </w:pPr>
      <w:r>
        <w:rPr>
          <w:sz w:val="28"/>
          <w:szCs w:val="28"/>
        </w:rPr>
        <w:t>Ekonomie slučování jednotek</w:t>
      </w:r>
    </w:p>
    <w:p w14:paraId="258E9BF0" w14:textId="604F9DA3" w:rsidR="0082313E" w:rsidRDefault="009868D6">
      <w:r>
        <w:t>Slučování jednotek bude zásadní pro zvyšování síly davu. Předvedu jednoduchou úvahu</w:t>
      </w:r>
      <w:r w:rsidR="0033190B">
        <w:t>,</w:t>
      </w:r>
      <w:r>
        <w:t xml:space="preserve"> proč nestačí jen konvertovat jednotky.</w:t>
      </w:r>
    </w:p>
    <w:p w14:paraId="6B01141C" w14:textId="77777777" w:rsidR="0082313E" w:rsidRDefault="009868D6">
      <w:pPr>
        <w:rPr>
          <w:b/>
        </w:rPr>
      </w:pPr>
      <w:r>
        <w:rPr>
          <w:b/>
        </w:rPr>
        <w:t>Situace:</w:t>
      </w:r>
    </w:p>
    <w:p w14:paraId="236D72C8" w14:textId="77777777" w:rsidR="0082313E" w:rsidRDefault="009868D6">
      <w:pPr>
        <w:numPr>
          <w:ilvl w:val="0"/>
          <w:numId w:val="5"/>
        </w:numPr>
      </w:pPr>
      <w:r>
        <w:t>Všechny jednotky mají stejné HP a útok</w:t>
      </w:r>
    </w:p>
    <w:p w14:paraId="38D918D5" w14:textId="77777777" w:rsidR="0082313E" w:rsidRDefault="009868D6">
      <w:pPr>
        <w:numPr>
          <w:ilvl w:val="0"/>
          <w:numId w:val="5"/>
        </w:numPr>
      </w:pPr>
      <w:r>
        <w:t>Hráč začíná s jednou jednotkou</w:t>
      </w:r>
    </w:p>
    <w:p w14:paraId="7B9A635D" w14:textId="695F7345" w:rsidR="0082313E" w:rsidRDefault="009868D6">
      <w:pPr>
        <w:numPr>
          <w:ilvl w:val="0"/>
          <w:numId w:val="5"/>
        </w:numPr>
      </w:pPr>
      <w:r>
        <w:t>Zaútočí na jednu jinou jednotku (předpokládejme</w:t>
      </w:r>
      <w:r w:rsidR="0033190B">
        <w:t>,</w:t>
      </w:r>
      <w:r>
        <w:t xml:space="preserve"> že při shodě zvítězí hráč)</w:t>
      </w:r>
    </w:p>
    <w:p w14:paraId="6CE2EBA1" w14:textId="77777777" w:rsidR="0082313E" w:rsidRDefault="009868D6">
      <w:pPr>
        <w:numPr>
          <w:ilvl w:val="0"/>
          <w:numId w:val="5"/>
        </w:numPr>
      </w:pPr>
      <w:r>
        <w:t xml:space="preserve">Při boji ztratí všechny své životy a </w:t>
      </w:r>
      <w:proofErr w:type="spellStart"/>
      <w:r>
        <w:t>překonvertuje</w:t>
      </w:r>
      <w:proofErr w:type="spellEnd"/>
      <w:r>
        <w:t xml:space="preserve"> nepřátelskou jednotku</w:t>
      </w:r>
    </w:p>
    <w:p w14:paraId="587681A3" w14:textId="77777777" w:rsidR="0082313E" w:rsidRDefault="009868D6">
      <w:pPr>
        <w:numPr>
          <w:ilvl w:val="0"/>
          <w:numId w:val="5"/>
        </w:numPr>
      </w:pPr>
      <w:r>
        <w:t>Jeho armáda po potyčce má stejnou sílu jako před potyčkou → nemůže jen konvertovat</w:t>
      </w:r>
    </w:p>
    <w:p w14:paraId="555837AF" w14:textId="77777777" w:rsidR="0082313E" w:rsidRDefault="009868D6">
      <w:pPr>
        <w:rPr>
          <w:b/>
        </w:rPr>
      </w:pPr>
      <w:r>
        <w:rPr>
          <w:b/>
        </w:rPr>
        <w:t>Jak získat sílu davu:</w:t>
      </w:r>
    </w:p>
    <w:p w14:paraId="345D1CE0" w14:textId="77777777" w:rsidR="0082313E" w:rsidRDefault="009868D6">
      <w:pPr>
        <w:numPr>
          <w:ilvl w:val="0"/>
          <w:numId w:val="11"/>
        </w:numPr>
      </w:pPr>
      <w:r>
        <w:t>Po dokončení úrovně se všem jednotkám obnoví životy → je lepší mít celý dav na ½ životů než jen polovinu davu</w:t>
      </w:r>
    </w:p>
    <w:p w14:paraId="73299138" w14:textId="77777777" w:rsidR="0082313E" w:rsidRDefault="009868D6">
      <w:pPr>
        <w:numPr>
          <w:ilvl w:val="0"/>
          <w:numId w:val="11"/>
        </w:numPr>
      </w:pPr>
      <w:r>
        <w:t>Každé sloučení dvou jednotek vytvoří o úroveň lepší jednotku, která bude mít sílu 3x větší než předchozí jednotka → získání síly jedné jednotky zdarma</w:t>
      </w:r>
    </w:p>
    <w:p w14:paraId="1CB4F500" w14:textId="77777777" w:rsidR="0082313E" w:rsidRDefault="009868D6">
      <w:pPr>
        <w:numPr>
          <w:ilvl w:val="0"/>
          <w:numId w:val="11"/>
        </w:numPr>
      </w:pPr>
      <w:r>
        <w:t>Při boji dva na dva (při stejných jednotkách) lze boj rozložit na dva boje dva na jednoho, v součtu získá skupina se strategickou převahou až o polovinu menší ztráty (bez započítání toho že druhý boj je tři na jednoho)</w:t>
      </w:r>
    </w:p>
    <w:p w14:paraId="6527CAF4" w14:textId="77777777" w:rsidR="0082313E" w:rsidRDefault="0082313E"/>
    <w:p w14:paraId="42A1D732" w14:textId="73401E86" w:rsidR="0082313E" w:rsidRDefault="009868D6">
      <w:r>
        <w:t xml:space="preserve">Z těchto důvodů je důležité hrát hru se strategií a vždy získat co nejvíce jednotek </w:t>
      </w:r>
      <w:r w:rsidR="0033190B">
        <w:t>použitelných ve fázi</w:t>
      </w:r>
      <w:r>
        <w:t xml:space="preserve"> </w:t>
      </w:r>
      <w:proofErr w:type="spellStart"/>
      <w:r>
        <w:t>mergování</w:t>
      </w:r>
      <w:proofErr w:type="spellEnd"/>
      <w:r>
        <w:t>.</w:t>
      </w:r>
    </w:p>
    <w:p w14:paraId="3A325D20" w14:textId="392B61A7" w:rsidR="0082313E" w:rsidRDefault="000F3D5E">
      <w:r>
        <w:br w:type="page"/>
      </w:r>
    </w:p>
    <w:p w14:paraId="2AEF0ED1" w14:textId="680B63DB" w:rsidR="0082313E" w:rsidRDefault="009868D6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Seznam </w:t>
      </w:r>
      <w:proofErr w:type="spellStart"/>
      <w:r>
        <w:rPr>
          <w:sz w:val="28"/>
          <w:szCs w:val="28"/>
        </w:rPr>
        <w:t>assetů</w:t>
      </w:r>
      <w:proofErr w:type="spellEnd"/>
    </w:p>
    <w:p w14:paraId="30181F00" w14:textId="77777777" w:rsidR="0082313E" w:rsidRDefault="009868D6">
      <w:pPr>
        <w:numPr>
          <w:ilvl w:val="0"/>
          <w:numId w:val="2"/>
        </w:numPr>
      </w:pPr>
      <w:r>
        <w:t>Jednotky</w:t>
      </w:r>
    </w:p>
    <w:p w14:paraId="286A09E2" w14:textId="6FBA0938" w:rsidR="0082313E" w:rsidRDefault="009868D6">
      <w:pPr>
        <w:numPr>
          <w:ilvl w:val="1"/>
          <w:numId w:val="2"/>
        </w:numPr>
      </w:pPr>
      <w:r>
        <w:t>všechny jsou potřeba ve třech verzích</w:t>
      </w:r>
    </w:p>
    <w:p w14:paraId="0709F680" w14:textId="2608772B" w:rsidR="0082313E" w:rsidRDefault="007E3D0D">
      <w:pPr>
        <w:numPr>
          <w:ilvl w:val="2"/>
          <w:numId w:val="2"/>
        </w:numPr>
      </w:pPr>
      <w:del w:id="4" w:author="Lukáš Caha" w:date="2021-07-11T15:16:00Z">
        <w:r w:rsidDel="007E3D0D">
          <w:rPr>
            <w:noProof/>
            <w:lang w:val="en-US" w:eastAsia="en-US"/>
          </w:rPr>
          <w:drawing>
            <wp:anchor distT="114300" distB="114300" distL="114300" distR="114300" simplePos="0" relativeHeight="251667456" behindDoc="0" locked="0" layoutInCell="1" hidden="0" allowOverlap="1" wp14:anchorId="4E3B417C" wp14:editId="0AD6FFDE">
              <wp:simplePos x="0" y="0"/>
              <wp:positionH relativeFrom="column">
                <wp:posOffset>5257800</wp:posOffset>
              </wp:positionH>
              <wp:positionV relativeFrom="paragraph">
                <wp:posOffset>5080</wp:posOffset>
              </wp:positionV>
              <wp:extent cx="1053465" cy="1053465"/>
              <wp:effectExtent l="0" t="0" r="0" b="0"/>
              <wp:wrapSquare wrapText="bothSides" distT="114300" distB="114300" distL="114300" distR="114300"/>
              <wp:docPr id="40" name="image41.png" descr="Databáze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41.png"/>
                      <pic:cNvPicPr preferRelativeResize="0"/>
                    </pic:nvPicPr>
                    <pic:blipFill>
                      <a:blip r:embed="rId2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  <a:ext uri="{96DAC541-7B7A-43D3-8B79-37D633B846F1}">
                            <asvg:svgBlip xmlns:asvg="http://schemas.microsoft.com/office/drawing/2016/SVG/main" r:embed="rId25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053465" cy="10534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del>
      <w:r w:rsidR="009868D6">
        <w:t xml:space="preserve">Nepřítel </w:t>
      </w:r>
      <w:ins w:id="5" w:author="Lukáš Caha" w:date="2021-07-13T11:37:00Z">
        <w:r w:rsidR="00390A91">
          <w:t>–</w:t>
        </w:r>
      </w:ins>
      <w:del w:id="6" w:author="Lukáš Caha" w:date="2021-07-13T11:37:00Z">
        <w:r w:rsidR="009868D6" w:rsidDel="00390A91">
          <w:delText>-</w:delText>
        </w:r>
      </w:del>
      <w:r w:rsidR="009868D6">
        <w:t xml:space="preserve"> má normální vlasy, ve volné ruce holící strojek</w:t>
      </w:r>
    </w:p>
    <w:p w14:paraId="24424659" w14:textId="048105F4" w:rsidR="0082313E" w:rsidRDefault="009868D6">
      <w:pPr>
        <w:numPr>
          <w:ilvl w:val="2"/>
          <w:numId w:val="2"/>
        </w:numPr>
      </w:pPr>
      <w:r>
        <w:t xml:space="preserve">Hráč </w:t>
      </w:r>
      <w:del w:id="7" w:author="Lukáš Caha" w:date="2021-07-13T11:37:00Z">
        <w:r w:rsidDel="00390A91">
          <w:delText>-</w:delText>
        </w:r>
      </w:del>
      <w:ins w:id="8" w:author="Lukáš Caha" w:date="2021-07-13T11:37:00Z">
        <w:r w:rsidR="00390A91">
          <w:t>–</w:t>
        </w:r>
      </w:ins>
      <w:r>
        <w:t xml:space="preserve"> má zelené vlasy, ve volné ruce zelený </w:t>
      </w:r>
      <w:proofErr w:type="spellStart"/>
      <w:r>
        <w:t>spray</w:t>
      </w:r>
      <w:proofErr w:type="spellEnd"/>
    </w:p>
    <w:p w14:paraId="1D918080" w14:textId="7AAEA7C0" w:rsidR="0082313E" w:rsidRDefault="009868D6">
      <w:pPr>
        <w:numPr>
          <w:ilvl w:val="2"/>
          <w:numId w:val="2"/>
        </w:numPr>
      </w:pPr>
      <w:proofErr w:type="spellStart"/>
      <w:r>
        <w:t>Perma-dead</w:t>
      </w:r>
      <w:proofErr w:type="spellEnd"/>
      <w:r>
        <w:t xml:space="preserve"> </w:t>
      </w:r>
      <w:del w:id="9" w:author="Lukáš Caha" w:date="2021-07-13T11:37:00Z">
        <w:r w:rsidDel="00390A91">
          <w:delText>-</w:delText>
        </w:r>
      </w:del>
      <w:ins w:id="10" w:author="Lukáš Caha" w:date="2021-07-13T11:37:00Z">
        <w:r w:rsidR="00390A91">
          <w:t>–</w:t>
        </w:r>
      </w:ins>
      <w:r>
        <w:t xml:space="preserve"> má</w:t>
      </w:r>
      <w:ins w:id="11" w:author="Lukáš Caha" w:date="2021-07-13T11:37:00Z">
        <w:r w:rsidR="00390A91">
          <w:t xml:space="preserve"> </w:t>
        </w:r>
      </w:ins>
      <w:del w:id="12" w:author="Lukáš Caha" w:date="2021-07-13T11:37:00Z">
        <w:r w:rsidDel="00390A91">
          <w:delText xml:space="preserve"> </w:delText>
        </w:r>
      </w:del>
      <w:r>
        <w:t>oholenou hlavu, brečí nad ztrátou účesu</w:t>
      </w:r>
    </w:p>
    <w:p w14:paraId="71FB82DE" w14:textId="1D470633" w:rsidR="0082313E" w:rsidRDefault="009868D6">
      <w:pPr>
        <w:numPr>
          <w:ilvl w:val="1"/>
          <w:numId w:val="2"/>
        </w:numPr>
      </w:pPr>
      <w:proofErr w:type="spellStart"/>
      <w:r>
        <w:t>Lvl</w:t>
      </w:r>
      <w:proofErr w:type="spellEnd"/>
      <w:r>
        <w:t>. 1 - teenager</w:t>
      </w:r>
    </w:p>
    <w:p w14:paraId="58D86CB8" w14:textId="77777777" w:rsidR="0082313E" w:rsidRDefault="009868D6">
      <w:pPr>
        <w:numPr>
          <w:ilvl w:val="1"/>
          <w:numId w:val="2"/>
        </w:numPr>
      </w:pPr>
      <w:proofErr w:type="spellStart"/>
      <w:r>
        <w:t>Lvl</w:t>
      </w:r>
      <w:proofErr w:type="spellEnd"/>
      <w:r>
        <w:t>. 2 - otec/bouchač</w:t>
      </w:r>
    </w:p>
    <w:p w14:paraId="01CFA23E" w14:textId="77777777" w:rsidR="0082313E" w:rsidRDefault="009868D6">
      <w:pPr>
        <w:numPr>
          <w:ilvl w:val="1"/>
          <w:numId w:val="2"/>
        </w:numPr>
      </w:pPr>
      <w:proofErr w:type="spellStart"/>
      <w:r>
        <w:t>Lvl</w:t>
      </w:r>
      <w:proofErr w:type="spellEnd"/>
      <w:r>
        <w:t>. 3 - Stylistka/malíř (větší barvící kapacita)</w:t>
      </w:r>
    </w:p>
    <w:p w14:paraId="158FDE5F" w14:textId="1FD97F94" w:rsidR="0082313E" w:rsidRDefault="009868D6">
      <w:pPr>
        <w:numPr>
          <w:ilvl w:val="1"/>
          <w:numId w:val="2"/>
        </w:numPr>
      </w:pPr>
      <w:proofErr w:type="spellStart"/>
      <w:r>
        <w:t>Lvl</w:t>
      </w:r>
      <w:proofErr w:type="spellEnd"/>
      <w:r>
        <w:t xml:space="preserve">. 4 - </w:t>
      </w:r>
      <w:r w:rsidR="00DD3337">
        <w:t>Bodybuilder</w:t>
      </w:r>
      <w:r>
        <w:t xml:space="preserve"> (těžké obarvit)</w:t>
      </w:r>
    </w:p>
    <w:p w14:paraId="449F524D" w14:textId="77777777" w:rsidR="0082313E" w:rsidRDefault="009868D6">
      <w:pPr>
        <w:numPr>
          <w:ilvl w:val="0"/>
          <w:numId w:val="2"/>
        </w:numPr>
      </w:pPr>
      <w:r>
        <w:t>Úrovně</w:t>
      </w:r>
    </w:p>
    <w:p w14:paraId="2F2533A8" w14:textId="52F207F1" w:rsidR="0082313E" w:rsidRDefault="009868D6">
      <w:pPr>
        <w:numPr>
          <w:ilvl w:val="1"/>
          <w:numId w:val="2"/>
        </w:numPr>
      </w:pPr>
      <w:r>
        <w:t xml:space="preserve">Alexův byt kde si obarví vlasy a pak i vlasy jeho otce </w:t>
      </w:r>
      <w:del w:id="13" w:author="Lukáš Caha" w:date="2021-07-13T11:37:00Z">
        <w:r w:rsidDel="00390A91">
          <w:delText>-</w:delText>
        </w:r>
      </w:del>
      <w:ins w:id="14" w:author="Lukáš Caha" w:date="2021-07-13T11:37:00Z">
        <w:r w:rsidR="00390A91">
          <w:t>–</w:t>
        </w:r>
      </w:ins>
      <w:r>
        <w:t xml:space="preserve"> jednoduchá</w:t>
      </w:r>
      <w:ins w:id="15" w:author="Lukáš Caha" w:date="2021-07-13T11:37:00Z">
        <w:r w:rsidR="00390A91">
          <w:t xml:space="preserve"> </w:t>
        </w:r>
      </w:ins>
      <w:del w:id="16" w:author="Lukáš Caha" w:date="2021-07-13T11:37:00Z">
        <w:r w:rsidDel="00390A91">
          <w:delText xml:space="preserve"> </w:delText>
        </w:r>
      </w:del>
      <w:r>
        <w:t>místnost s nábytkem</w:t>
      </w:r>
      <w:bookmarkStart w:id="17" w:name="_GoBack"/>
      <w:bookmarkEnd w:id="17"/>
    </w:p>
    <w:p w14:paraId="7CB4CD67" w14:textId="621D8DC8" w:rsidR="00DD3337" w:rsidRDefault="00DD3337">
      <w:pPr>
        <w:numPr>
          <w:ilvl w:val="1"/>
          <w:numId w:val="2"/>
        </w:numPr>
      </w:pPr>
      <w:r>
        <w:t>Okolí Alexova domu</w:t>
      </w:r>
    </w:p>
    <w:p w14:paraId="413B8C26" w14:textId="77777777" w:rsidR="0082313E" w:rsidRDefault="009868D6">
      <w:pPr>
        <w:numPr>
          <w:ilvl w:val="1"/>
          <w:numId w:val="2"/>
        </w:numPr>
      </w:pPr>
      <w:r>
        <w:t>Vesnice kde Alex bydlel - pár domků, hlavně zelené plochy</w:t>
      </w:r>
    </w:p>
    <w:p w14:paraId="247C58A9" w14:textId="3CC736D0" w:rsidR="0082313E" w:rsidRDefault="009868D6">
      <w:pPr>
        <w:numPr>
          <w:ilvl w:val="1"/>
          <w:numId w:val="2"/>
        </w:numPr>
      </w:pPr>
      <w:r>
        <w:t>Nejbližší město</w:t>
      </w:r>
      <w:r w:rsidR="00DD3337">
        <w:t xml:space="preserve"> –</w:t>
      </w:r>
      <w:r>
        <w:t xml:space="preserve"> </w:t>
      </w:r>
      <w:r w:rsidR="00DD3337">
        <w:t>betonové prostředí ohraničené řekou/silnící</w:t>
      </w:r>
    </w:p>
    <w:p w14:paraId="52F48145" w14:textId="77777777" w:rsidR="0082313E" w:rsidRDefault="009868D6">
      <w:pPr>
        <w:numPr>
          <w:ilvl w:val="0"/>
          <w:numId w:val="2"/>
        </w:numPr>
      </w:pPr>
      <w:r>
        <w:t>UI</w:t>
      </w:r>
    </w:p>
    <w:p w14:paraId="09100D9C" w14:textId="39726048" w:rsidR="0082313E" w:rsidRDefault="009868D6">
      <w:pPr>
        <w:numPr>
          <w:ilvl w:val="1"/>
          <w:numId w:val="2"/>
        </w:numPr>
      </w:pPr>
      <w:r>
        <w:t>Hlavní menu - tlačítka “</w:t>
      </w:r>
      <w:r w:rsidR="00DB28CE">
        <w:t>Hrát</w:t>
      </w:r>
      <w:r>
        <w:t>”, “Nastavení”</w:t>
      </w:r>
      <w:r w:rsidR="00DB28CE">
        <w:t>, “Tutoriál”</w:t>
      </w:r>
    </w:p>
    <w:p w14:paraId="47E6CF78" w14:textId="77777777" w:rsidR="0082313E" w:rsidRDefault="009868D6">
      <w:pPr>
        <w:numPr>
          <w:ilvl w:val="2"/>
          <w:numId w:val="2"/>
        </w:numPr>
      </w:pPr>
      <w:r>
        <w:t>V nastavení - “Zapnout/Vypnout zvuk”</w:t>
      </w:r>
    </w:p>
    <w:p w14:paraId="7CB21877" w14:textId="77777777" w:rsidR="0082313E" w:rsidRDefault="009868D6">
      <w:pPr>
        <w:numPr>
          <w:ilvl w:val="1"/>
          <w:numId w:val="2"/>
        </w:numPr>
      </w:pPr>
      <w:r>
        <w:t>V úrovni - tlačítko “Zastavit”</w:t>
      </w:r>
    </w:p>
    <w:p w14:paraId="57618052" w14:textId="192E459D" w:rsidR="0082313E" w:rsidRDefault="009868D6">
      <w:pPr>
        <w:numPr>
          <w:ilvl w:val="1"/>
          <w:numId w:val="2"/>
        </w:numPr>
      </w:pPr>
      <w:r>
        <w:t xml:space="preserve">V </w:t>
      </w:r>
      <w:proofErr w:type="spellStart"/>
      <w:r>
        <w:t>mergovací</w:t>
      </w:r>
      <w:proofErr w:type="spellEnd"/>
      <w:r>
        <w:t xml:space="preserve"> </w:t>
      </w:r>
      <w:proofErr w:type="spellStart"/>
      <w:r>
        <w:t>obrazovace</w:t>
      </w:r>
      <w:proofErr w:type="spellEnd"/>
      <w:r>
        <w:t xml:space="preserve"> - “Další úroveň”</w:t>
      </w:r>
    </w:p>
    <w:p w14:paraId="5284A3A1" w14:textId="77777777" w:rsidR="0082313E" w:rsidRDefault="009868D6">
      <w:pPr>
        <w:numPr>
          <w:ilvl w:val="0"/>
          <w:numId w:val="2"/>
        </w:numPr>
      </w:pPr>
      <w:r>
        <w:t>Efekty</w:t>
      </w:r>
    </w:p>
    <w:p w14:paraId="45862929" w14:textId="77777777" w:rsidR="0082313E" w:rsidRDefault="009868D6">
      <w:pPr>
        <w:numPr>
          <w:ilvl w:val="1"/>
          <w:numId w:val="2"/>
        </w:numPr>
      </w:pPr>
      <w:proofErr w:type="spellStart"/>
      <w:r>
        <w:t>Particle</w:t>
      </w:r>
      <w:proofErr w:type="spellEnd"/>
      <w:r>
        <w:t xml:space="preserve"> efekty</w:t>
      </w:r>
    </w:p>
    <w:p w14:paraId="46E5E349" w14:textId="77777777" w:rsidR="0082313E" w:rsidRDefault="009868D6">
      <w:pPr>
        <w:numPr>
          <w:ilvl w:val="2"/>
          <w:numId w:val="2"/>
        </w:numPr>
      </w:pPr>
      <w:r>
        <w:t>Sprejování</w:t>
      </w:r>
    </w:p>
    <w:p w14:paraId="7C4D35BE" w14:textId="77777777" w:rsidR="0082313E" w:rsidRDefault="009868D6">
      <w:pPr>
        <w:numPr>
          <w:ilvl w:val="2"/>
          <w:numId w:val="2"/>
        </w:numPr>
      </w:pPr>
      <w:r>
        <w:t>Holení hlavy</w:t>
      </w:r>
    </w:p>
    <w:p w14:paraId="3913AC24" w14:textId="77777777" w:rsidR="0082313E" w:rsidRDefault="009868D6">
      <w:pPr>
        <w:numPr>
          <w:ilvl w:val="2"/>
          <w:numId w:val="2"/>
        </w:numPr>
      </w:pPr>
      <w:r>
        <w:t>Konvertování</w:t>
      </w:r>
    </w:p>
    <w:p w14:paraId="42BFAD21" w14:textId="77777777" w:rsidR="0082313E" w:rsidRDefault="009868D6">
      <w:pPr>
        <w:numPr>
          <w:ilvl w:val="1"/>
          <w:numId w:val="2"/>
        </w:numPr>
      </w:pPr>
      <w:r>
        <w:t>Zvukové efekty</w:t>
      </w:r>
    </w:p>
    <w:p w14:paraId="4E61B2D7" w14:textId="77777777" w:rsidR="0082313E" w:rsidRDefault="009868D6">
      <w:pPr>
        <w:numPr>
          <w:ilvl w:val="2"/>
          <w:numId w:val="2"/>
        </w:numPr>
      </w:pPr>
      <w:r>
        <w:t>Sprej</w:t>
      </w:r>
    </w:p>
    <w:p w14:paraId="1516B282" w14:textId="77777777" w:rsidR="0082313E" w:rsidRDefault="009868D6">
      <w:pPr>
        <w:numPr>
          <w:ilvl w:val="2"/>
          <w:numId w:val="2"/>
        </w:numPr>
      </w:pPr>
      <w:r>
        <w:t>Holící strojek</w:t>
      </w:r>
    </w:p>
    <w:p w14:paraId="22CAD4E2" w14:textId="77777777" w:rsidR="0082313E" w:rsidRDefault="009868D6">
      <w:pPr>
        <w:numPr>
          <w:ilvl w:val="2"/>
          <w:numId w:val="2"/>
        </w:numPr>
      </w:pPr>
      <w:r>
        <w:t>Chůze</w:t>
      </w:r>
    </w:p>
    <w:p w14:paraId="5A55A9A8" w14:textId="77777777" w:rsidR="0082313E" w:rsidRDefault="009868D6">
      <w:pPr>
        <w:numPr>
          <w:ilvl w:val="0"/>
          <w:numId w:val="2"/>
        </w:numPr>
      </w:pPr>
      <w:r>
        <w:t>Ostatní</w:t>
      </w:r>
    </w:p>
    <w:p w14:paraId="235A7DC8" w14:textId="77777777" w:rsidR="0082313E" w:rsidRDefault="009868D6">
      <w:pPr>
        <w:numPr>
          <w:ilvl w:val="1"/>
          <w:numId w:val="2"/>
        </w:numPr>
      </w:pPr>
      <w:r>
        <w:t>Joystick</w:t>
      </w:r>
    </w:p>
    <w:p w14:paraId="61981CC6" w14:textId="77777777" w:rsidR="0082313E" w:rsidRDefault="009868D6">
      <w:pPr>
        <w:numPr>
          <w:ilvl w:val="1"/>
          <w:numId w:val="2"/>
        </w:numPr>
      </w:pPr>
      <w:r>
        <w:t>Zvuky</w:t>
      </w:r>
    </w:p>
    <w:p w14:paraId="2394BDD6" w14:textId="77777777" w:rsidR="0082313E" w:rsidRDefault="009868D6">
      <w:pPr>
        <w:numPr>
          <w:ilvl w:val="1"/>
          <w:numId w:val="2"/>
        </w:numPr>
      </w:pPr>
      <w:r>
        <w:t>Hudba</w:t>
      </w:r>
    </w:p>
    <w:p w14:paraId="1C436F6B" w14:textId="12D79DAC" w:rsidR="0082313E" w:rsidRDefault="0082313E"/>
    <w:p w14:paraId="74C88235" w14:textId="4B382A55" w:rsidR="00BB61E4" w:rsidRDefault="00BB61E4"/>
    <w:p w14:paraId="4BFC3D08" w14:textId="775F816E" w:rsidR="00BB61E4" w:rsidRDefault="00BB61E4"/>
    <w:p w14:paraId="621629F2" w14:textId="37182E18" w:rsidR="0082313E" w:rsidRDefault="00BB61E4">
      <w:r>
        <w:t>Grafické materiály pro tuto hru vytvořil Bc. Robert Poláček.</w:t>
      </w:r>
    </w:p>
    <w:p w14:paraId="35AD1EF8" w14:textId="0BD2C826" w:rsidR="00BB61E4" w:rsidRDefault="00BB61E4">
      <w:r>
        <w:t xml:space="preserve">Zvukové efekty jsou převzaté ze stránky </w:t>
      </w:r>
      <w:r w:rsidRPr="00BB61E4">
        <w:t>https://freesound.org/</w:t>
      </w:r>
      <w:r>
        <w:t>.</w:t>
      </w:r>
    </w:p>
    <w:p w14:paraId="3E8725F0" w14:textId="4E6EC940" w:rsidR="0082313E" w:rsidRDefault="000F3D5E">
      <w:r>
        <w:br w:type="page"/>
      </w:r>
    </w:p>
    <w:p w14:paraId="61C74852" w14:textId="77777777" w:rsidR="0082313E" w:rsidRDefault="009868D6">
      <w:pPr>
        <w:rPr>
          <w:sz w:val="28"/>
          <w:szCs w:val="28"/>
        </w:rPr>
      </w:pPr>
      <w:r>
        <w:rPr>
          <w:sz w:val="28"/>
          <w:szCs w:val="28"/>
        </w:rPr>
        <w:lastRenderedPageBreak/>
        <w:t>Level design</w:t>
      </w:r>
    </w:p>
    <w:p w14:paraId="352E4D5A" w14:textId="0FD38C52" w:rsidR="0082313E" w:rsidRDefault="0033190B">
      <w:r>
        <w:t>Úrovně budou obdélníkového tvaru s různými překážkami</w:t>
      </w:r>
      <w:r w:rsidR="009868D6">
        <w:t xml:space="preserve">. Jednotlivé úrovně se od sebe budou lišit pozadím. Sdělení “zelený </w:t>
      </w:r>
      <w:proofErr w:type="spellStart"/>
      <w:r w:rsidR="009868D6">
        <w:t>hair</w:t>
      </w:r>
      <w:proofErr w:type="spellEnd"/>
      <w:r w:rsidR="009868D6">
        <w:t xml:space="preserve"> style dobývá svět” bude nejlépe vystiženo, když se budou pozadí progresivně měnit od menších k větším.</w:t>
      </w:r>
    </w:p>
    <w:p w14:paraId="4C5A4E2F" w14:textId="77777777" w:rsidR="0082313E" w:rsidRDefault="009868D6">
      <w:r>
        <w:t>Byt → Vesnice → Město → ...</w:t>
      </w:r>
    </w:p>
    <w:p w14:paraId="3F764EC5" w14:textId="77777777" w:rsidR="0082313E" w:rsidRDefault="009868D6">
      <w:pPr>
        <w:rPr>
          <w:b/>
        </w:rPr>
      </w:pPr>
      <w:r>
        <w:rPr>
          <w:b/>
        </w:rPr>
        <w:t>Jednotky</w:t>
      </w:r>
    </w:p>
    <w:p w14:paraId="38B8B269" w14:textId="2C1A28FA" w:rsidR="0082313E" w:rsidRDefault="009868D6">
      <w:r>
        <w:t>Jednotky</w:t>
      </w:r>
      <w:r w:rsidR="00EB3CF0">
        <w:t xml:space="preserve"> napříč levely</w:t>
      </w:r>
      <w:r>
        <w:t xml:space="preserve"> budou postupně zesilovat</w:t>
      </w:r>
      <w:r w:rsidR="00EB3CF0">
        <w:t xml:space="preserve">. </w:t>
      </w:r>
      <w:r w:rsidR="00B27622">
        <w:t>S</w:t>
      </w:r>
      <w:r>
        <w:t xml:space="preserve">íla jednotek v každé úrovni </w:t>
      </w:r>
      <w:r w:rsidR="00B27622">
        <w:t xml:space="preserve">bude </w:t>
      </w:r>
      <w:r>
        <w:t>fixně určena. Obecně bych preferoval, aby hráč musel úrovně hrát vícekrát než jednou, aby si musel dát záležet na strategii.</w:t>
      </w:r>
    </w:p>
    <w:p w14:paraId="20A12DA1" w14:textId="77777777" w:rsidR="0082313E" w:rsidRDefault="0082313E"/>
    <w:p w14:paraId="626037E7" w14:textId="77777777" w:rsidR="0082313E" w:rsidRDefault="0082313E"/>
    <w:p w14:paraId="204D7E86" w14:textId="77777777" w:rsidR="0082313E" w:rsidRDefault="009868D6">
      <w:pPr>
        <w:rPr>
          <w:sz w:val="28"/>
          <w:szCs w:val="28"/>
        </w:rPr>
      </w:pPr>
      <w:r>
        <w:rPr>
          <w:sz w:val="28"/>
          <w:szCs w:val="28"/>
        </w:rPr>
        <w:t>Tutoriál</w:t>
      </w:r>
    </w:p>
    <w:p w14:paraId="57FB99D8" w14:textId="77777777" w:rsidR="0082313E" w:rsidRDefault="009868D6">
      <w:pPr>
        <w:rPr>
          <w:b/>
        </w:rPr>
      </w:pPr>
      <w:r>
        <w:rPr>
          <w:b/>
        </w:rPr>
        <w:t>Jak pohybovat davem?</w:t>
      </w:r>
    </w:p>
    <w:p w14:paraId="6A49D207" w14:textId="77777777" w:rsidR="0082313E" w:rsidRDefault="009868D6">
      <w:r>
        <w:rPr>
          <w:b/>
          <w:noProof/>
          <w:lang w:val="en-US" w:eastAsia="en-US"/>
        </w:rPr>
        <w:drawing>
          <wp:inline distT="114300" distB="114300" distL="114300" distR="114300" wp14:anchorId="4CC13E18" wp14:editId="2C77FBC8">
            <wp:extent cx="1800000" cy="2013429"/>
            <wp:effectExtent l="0" t="0" r="0" b="0"/>
            <wp:docPr id="13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0134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0B393A" w14:textId="77777777" w:rsidR="0082313E" w:rsidRDefault="009868D6">
      <w:pPr>
        <w:rPr>
          <w:b/>
        </w:rPr>
      </w:pPr>
      <w:r>
        <w:rPr>
          <w:b/>
        </w:rPr>
        <w:t>Jak bojovat?</w:t>
      </w:r>
    </w:p>
    <w:p w14:paraId="229F2204" w14:textId="77777777" w:rsidR="0082313E" w:rsidRDefault="009868D6">
      <w:pPr>
        <w:rPr>
          <w:b/>
        </w:rPr>
      </w:pPr>
      <w:r>
        <w:rPr>
          <w:b/>
          <w:noProof/>
          <w:lang w:val="en-US" w:eastAsia="en-US"/>
        </w:rPr>
        <w:drawing>
          <wp:inline distT="114300" distB="114300" distL="114300" distR="114300" wp14:anchorId="1202F210" wp14:editId="160D1174">
            <wp:extent cx="1800000" cy="2005680"/>
            <wp:effectExtent l="0" t="0" r="0" b="0"/>
            <wp:docPr id="18" name="image4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jp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005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E8B2EB" w14:textId="77777777" w:rsidR="0082313E" w:rsidRDefault="009868D6">
      <w:pPr>
        <w:rPr>
          <w:b/>
        </w:rPr>
      </w:pPr>
      <w:r>
        <w:rPr>
          <w:b/>
        </w:rPr>
        <w:t>Proč se dějí konverze?</w:t>
      </w:r>
    </w:p>
    <w:p w14:paraId="7324B570" w14:textId="77777777" w:rsidR="0082313E" w:rsidRDefault="009868D6">
      <w:pPr>
        <w:rPr>
          <w:b/>
        </w:rPr>
      </w:pPr>
      <w:r>
        <w:rPr>
          <w:b/>
          <w:noProof/>
          <w:lang w:val="en-US" w:eastAsia="en-US"/>
        </w:rPr>
        <w:lastRenderedPageBreak/>
        <w:drawing>
          <wp:inline distT="114300" distB="114300" distL="114300" distR="114300" wp14:anchorId="0E63471E" wp14:editId="11ABF150">
            <wp:extent cx="1800000" cy="2016000"/>
            <wp:effectExtent l="0" t="0" r="0" b="0"/>
            <wp:docPr id="47" name="image4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jp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01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51823F" w14:textId="77777777" w:rsidR="0082313E" w:rsidRDefault="009868D6">
      <w:pPr>
        <w:rPr>
          <w:b/>
        </w:rPr>
      </w:pPr>
      <w:r>
        <w:rPr>
          <w:b/>
        </w:rPr>
        <w:t>Jak vyhrát úroveň?</w:t>
      </w:r>
    </w:p>
    <w:p w14:paraId="6BFE8EC4" w14:textId="77777777" w:rsidR="0082313E" w:rsidRDefault="009868D6">
      <w:pPr>
        <w:rPr>
          <w:b/>
        </w:rPr>
      </w:pPr>
      <w:r>
        <w:rPr>
          <w:b/>
          <w:noProof/>
          <w:lang w:val="en-US" w:eastAsia="en-US"/>
        </w:rPr>
        <w:drawing>
          <wp:inline distT="114300" distB="114300" distL="114300" distR="114300" wp14:anchorId="0C55525F" wp14:editId="4045C4DA">
            <wp:extent cx="1800000" cy="2016000"/>
            <wp:effectExtent l="0" t="0" r="0" b="0"/>
            <wp:docPr id="7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01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B7D3EA" w14:textId="77777777" w:rsidR="0082313E" w:rsidRDefault="009868D6">
      <w:pPr>
        <w:rPr>
          <w:b/>
        </w:rPr>
      </w:pPr>
      <w:r>
        <w:rPr>
          <w:b/>
        </w:rPr>
        <w:t>Jednotky umírají.</w:t>
      </w:r>
    </w:p>
    <w:p w14:paraId="6A498242" w14:textId="77777777" w:rsidR="0082313E" w:rsidRDefault="009868D6">
      <w:pPr>
        <w:rPr>
          <w:b/>
        </w:rPr>
      </w:pPr>
      <w:r>
        <w:rPr>
          <w:b/>
          <w:noProof/>
          <w:lang w:val="en-US" w:eastAsia="en-US"/>
        </w:rPr>
        <w:drawing>
          <wp:inline distT="114300" distB="114300" distL="114300" distR="114300" wp14:anchorId="4F9DBDD4" wp14:editId="718857A9">
            <wp:extent cx="1800000" cy="2014824"/>
            <wp:effectExtent l="0" t="0" r="0" b="0"/>
            <wp:docPr id="23" name="image2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jp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0148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171E68" w14:textId="77777777" w:rsidR="0082313E" w:rsidRDefault="009868D6">
      <w:pPr>
        <w:rPr>
          <w:b/>
        </w:rPr>
      </w:pPr>
      <w:r>
        <w:rPr>
          <w:b/>
        </w:rPr>
        <w:t xml:space="preserve">Jak </w:t>
      </w:r>
      <w:proofErr w:type="spellStart"/>
      <w:r>
        <w:rPr>
          <w:b/>
        </w:rPr>
        <w:t>mergovat</w:t>
      </w:r>
      <w:proofErr w:type="spellEnd"/>
      <w:r>
        <w:rPr>
          <w:b/>
        </w:rPr>
        <w:t>?</w:t>
      </w:r>
    </w:p>
    <w:p w14:paraId="0EF63C00" w14:textId="77777777" w:rsidR="0082313E" w:rsidRDefault="009868D6">
      <w:r>
        <w:rPr>
          <w:noProof/>
          <w:lang w:val="en-US" w:eastAsia="en-US"/>
        </w:rPr>
        <w:drawing>
          <wp:inline distT="114300" distB="114300" distL="114300" distR="114300" wp14:anchorId="1697F2F2" wp14:editId="5E4FEDD4">
            <wp:extent cx="1800000" cy="2016000"/>
            <wp:effectExtent l="0" t="0" r="0" b="0"/>
            <wp:docPr id="15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01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FAFA5C" w14:textId="77777777" w:rsidR="0082313E" w:rsidRDefault="009868D6">
      <w:pPr>
        <w:rPr>
          <w:sz w:val="28"/>
          <w:szCs w:val="28"/>
        </w:rPr>
      </w:pPr>
      <w:r>
        <w:rPr>
          <w:sz w:val="28"/>
          <w:szCs w:val="28"/>
        </w:rPr>
        <w:lastRenderedPageBreak/>
        <w:t>Funkcionality</w:t>
      </w:r>
    </w:p>
    <w:p w14:paraId="04637650" w14:textId="77777777" w:rsidR="0082313E" w:rsidRDefault="009868D6">
      <w:pPr>
        <w:numPr>
          <w:ilvl w:val="0"/>
          <w:numId w:val="10"/>
        </w:numPr>
      </w:pPr>
      <w:r>
        <w:t>Dynamická kamera</w:t>
      </w:r>
    </w:p>
    <w:p w14:paraId="76BE9B33" w14:textId="5ACED4AB" w:rsidR="0082313E" w:rsidRDefault="009868D6">
      <w:pPr>
        <w:numPr>
          <w:ilvl w:val="1"/>
          <w:numId w:val="10"/>
        </w:numPr>
      </w:pPr>
      <w:r>
        <w:t>převzato (není moje práce</w:t>
      </w:r>
      <w:r w:rsidR="00D31588">
        <w:t xml:space="preserve">, zdroj: </w:t>
      </w:r>
      <w:hyperlink r:id="rId32" w:history="1">
        <w:r w:rsidR="00D31588" w:rsidRPr="00D31588">
          <w:rPr>
            <w:rStyle w:val="Hypertextovodkaz"/>
          </w:rPr>
          <w:t>https://learn.unity.com/tutorial/camera-control</w:t>
        </w:r>
      </w:hyperlink>
      <w:r>
        <w:t>)</w:t>
      </w:r>
      <w:r w:rsidR="00D31588">
        <w:t xml:space="preserve"> </w:t>
      </w:r>
    </w:p>
    <w:p w14:paraId="0954DFF4" w14:textId="77777777" w:rsidR="0082313E" w:rsidRDefault="009868D6">
      <w:pPr>
        <w:numPr>
          <w:ilvl w:val="1"/>
          <w:numId w:val="10"/>
        </w:numPr>
      </w:pPr>
      <w:r>
        <w:t>Udržuje pohled na všechny zvolené objekty</w:t>
      </w:r>
    </w:p>
    <w:p w14:paraId="182040D3" w14:textId="77777777" w:rsidR="0082313E" w:rsidRDefault="009868D6">
      <w:pPr>
        <w:numPr>
          <w:ilvl w:val="2"/>
          <w:numId w:val="10"/>
        </w:numPr>
      </w:pPr>
      <w:r>
        <w:t>Posouvá se do průměrné polohy skupiny</w:t>
      </w:r>
    </w:p>
    <w:p w14:paraId="2863A66F" w14:textId="598E8AFA" w:rsidR="0082313E" w:rsidRDefault="009868D6">
      <w:pPr>
        <w:numPr>
          <w:ilvl w:val="2"/>
          <w:numId w:val="10"/>
        </w:numPr>
      </w:pPr>
      <w:r>
        <w:t>Oddaluje se</w:t>
      </w:r>
      <w:r w:rsidR="00EB3CF0">
        <w:t>,</w:t>
      </w:r>
      <w:r>
        <w:t xml:space="preserve"> aby zabrala všechny objekty</w:t>
      </w:r>
    </w:p>
    <w:p w14:paraId="11F4CA9E" w14:textId="77777777" w:rsidR="0082313E" w:rsidRDefault="009868D6">
      <w:pPr>
        <w:numPr>
          <w:ilvl w:val="0"/>
          <w:numId w:val="10"/>
        </w:numPr>
      </w:pPr>
      <w:r>
        <w:t>Interakce mezi jednotkami</w:t>
      </w:r>
    </w:p>
    <w:p w14:paraId="770DBE27" w14:textId="4C769114" w:rsidR="0082313E" w:rsidRDefault="009868D6">
      <w:pPr>
        <w:numPr>
          <w:ilvl w:val="1"/>
          <w:numId w:val="10"/>
        </w:numPr>
      </w:pPr>
      <w:r>
        <w:t>Umí říct</w:t>
      </w:r>
      <w:r w:rsidR="00EB3CF0">
        <w:t>,</w:t>
      </w:r>
      <w:r>
        <w:t xml:space="preserve"> zda je v blízkosti nějaká jednotka</w:t>
      </w:r>
    </w:p>
    <w:p w14:paraId="6544C531" w14:textId="77777777" w:rsidR="0082313E" w:rsidRDefault="009868D6">
      <w:pPr>
        <w:numPr>
          <w:ilvl w:val="1"/>
          <w:numId w:val="10"/>
        </w:numPr>
      </w:pPr>
      <w:r>
        <w:t>Umí vybrat nepřátelské jednotky</w:t>
      </w:r>
    </w:p>
    <w:p w14:paraId="1A4DDFB7" w14:textId="77777777" w:rsidR="0082313E" w:rsidRDefault="009868D6">
      <w:pPr>
        <w:numPr>
          <w:ilvl w:val="1"/>
          <w:numId w:val="10"/>
        </w:numPr>
      </w:pPr>
      <w:r>
        <w:t>Umí zvolit jednu a na tu zaútočit - blízkost jednotek je jediné kritérium pro vzájemné útočení</w:t>
      </w:r>
    </w:p>
    <w:p w14:paraId="388C2D13" w14:textId="77777777" w:rsidR="0082313E" w:rsidRDefault="009868D6">
      <w:pPr>
        <w:numPr>
          <w:ilvl w:val="1"/>
          <w:numId w:val="10"/>
        </w:numPr>
      </w:pPr>
      <w:r>
        <w:t>Umí po smrti libovolné jednotky provést konverzi/zneškodnění</w:t>
      </w:r>
    </w:p>
    <w:p w14:paraId="74A9F137" w14:textId="77777777" w:rsidR="0082313E" w:rsidRDefault="009868D6">
      <w:pPr>
        <w:numPr>
          <w:ilvl w:val="0"/>
          <w:numId w:val="10"/>
        </w:numPr>
      </w:pPr>
      <w:proofErr w:type="spellStart"/>
      <w:r>
        <w:t>Mergování</w:t>
      </w:r>
      <w:proofErr w:type="spellEnd"/>
    </w:p>
    <w:p w14:paraId="3697B77A" w14:textId="77777777" w:rsidR="0082313E" w:rsidRDefault="009868D6">
      <w:pPr>
        <w:numPr>
          <w:ilvl w:val="1"/>
          <w:numId w:val="10"/>
        </w:numPr>
      </w:pPr>
      <w:r>
        <w:t>Inicializace</w:t>
      </w:r>
    </w:p>
    <w:p w14:paraId="75669DC1" w14:textId="77777777" w:rsidR="0082313E" w:rsidRDefault="009868D6">
      <w:pPr>
        <w:numPr>
          <w:ilvl w:val="2"/>
          <w:numId w:val="10"/>
        </w:numPr>
      </w:pPr>
      <w:r>
        <w:t>Vyčte seznam hráčských jednotek</w:t>
      </w:r>
    </w:p>
    <w:p w14:paraId="7CBEFE87" w14:textId="77777777" w:rsidR="0082313E" w:rsidRDefault="009868D6">
      <w:pPr>
        <w:numPr>
          <w:ilvl w:val="2"/>
          <w:numId w:val="10"/>
        </w:numPr>
      </w:pPr>
      <w:r>
        <w:t>Vygeneruje hexagonální mřížku těchto jednotek</w:t>
      </w:r>
    </w:p>
    <w:p w14:paraId="46378657" w14:textId="77777777" w:rsidR="0082313E" w:rsidRDefault="009868D6">
      <w:pPr>
        <w:numPr>
          <w:ilvl w:val="1"/>
          <w:numId w:val="10"/>
        </w:numPr>
      </w:pPr>
      <w:r>
        <w:t>Tahání jednotek</w:t>
      </w:r>
    </w:p>
    <w:p w14:paraId="5B2996D7" w14:textId="77777777" w:rsidR="0082313E" w:rsidRDefault="009868D6">
      <w:pPr>
        <w:numPr>
          <w:ilvl w:val="2"/>
          <w:numId w:val="10"/>
        </w:numPr>
      </w:pPr>
      <w:r>
        <w:t>Umožňuje přetáhnout jednotku na jinou</w:t>
      </w:r>
    </w:p>
    <w:p w14:paraId="658C8AC6" w14:textId="77777777" w:rsidR="0082313E" w:rsidRDefault="009868D6">
      <w:pPr>
        <w:numPr>
          <w:ilvl w:val="3"/>
          <w:numId w:val="10"/>
        </w:numPr>
      </w:pPr>
      <w:r>
        <w:t xml:space="preserve">Pokud jsou stejné úrovně n → sloučí je do </w:t>
      </w:r>
      <w:proofErr w:type="spellStart"/>
      <w:r>
        <w:t>lvl</w:t>
      </w:r>
      <w:proofErr w:type="spellEnd"/>
      <w:r>
        <w:t>. n+1</w:t>
      </w:r>
    </w:p>
    <w:p w14:paraId="5BB4B182" w14:textId="77777777" w:rsidR="0082313E" w:rsidRDefault="009868D6">
      <w:pPr>
        <w:numPr>
          <w:ilvl w:val="3"/>
          <w:numId w:val="10"/>
        </w:numPr>
      </w:pPr>
      <w:r>
        <w:t>Pokud jsou jiné, vrátí přetaženou jednotku zpět</w:t>
      </w:r>
    </w:p>
    <w:p w14:paraId="3E0AB16D" w14:textId="77777777" w:rsidR="0082313E" w:rsidRDefault="009868D6">
      <w:pPr>
        <w:numPr>
          <w:ilvl w:val="1"/>
          <w:numId w:val="10"/>
        </w:numPr>
      </w:pPr>
      <w:r>
        <w:t>Poslání informací do dalšího levelu</w:t>
      </w:r>
    </w:p>
    <w:p w14:paraId="3B457D56" w14:textId="77777777" w:rsidR="0082313E" w:rsidRDefault="009868D6">
      <w:pPr>
        <w:numPr>
          <w:ilvl w:val="2"/>
          <w:numId w:val="10"/>
        </w:numPr>
      </w:pPr>
      <w:r>
        <w:t>Pošle seznam nových jednotek do další úrovně</w:t>
      </w:r>
    </w:p>
    <w:p w14:paraId="73E624CE" w14:textId="77777777" w:rsidR="0082313E" w:rsidRDefault="009868D6">
      <w:pPr>
        <w:numPr>
          <w:ilvl w:val="0"/>
          <w:numId w:val="10"/>
        </w:numPr>
      </w:pPr>
      <w:r>
        <w:t>Nepřátelský pohyb</w:t>
      </w:r>
    </w:p>
    <w:p w14:paraId="5F1EE77F" w14:textId="77777777" w:rsidR="0082313E" w:rsidRDefault="009868D6">
      <w:pPr>
        <w:numPr>
          <w:ilvl w:val="1"/>
          <w:numId w:val="10"/>
        </w:numPr>
      </w:pPr>
      <w:r>
        <w:t>Skupina</w:t>
      </w:r>
    </w:p>
    <w:p w14:paraId="3FA3EC4C" w14:textId="77777777" w:rsidR="0082313E" w:rsidRDefault="009868D6">
      <w:pPr>
        <w:numPr>
          <w:ilvl w:val="2"/>
          <w:numId w:val="10"/>
        </w:numPr>
      </w:pPr>
      <w:r>
        <w:t>Volí cíle, kam se skupina má vydat</w:t>
      </w:r>
    </w:p>
    <w:p w14:paraId="0EACEE70" w14:textId="77777777" w:rsidR="0082313E" w:rsidRDefault="009868D6">
      <w:pPr>
        <w:numPr>
          <w:ilvl w:val="1"/>
          <w:numId w:val="10"/>
        </w:numPr>
      </w:pPr>
      <w:r>
        <w:t>Jednotlivec</w:t>
      </w:r>
    </w:p>
    <w:p w14:paraId="1B43F576" w14:textId="77777777" w:rsidR="0082313E" w:rsidRDefault="009868D6">
      <w:pPr>
        <w:numPr>
          <w:ilvl w:val="2"/>
          <w:numId w:val="10"/>
        </w:numPr>
      </w:pPr>
      <w:r>
        <w:t>Sleduje cíl jeho skupiny</w:t>
      </w:r>
    </w:p>
    <w:p w14:paraId="192C813E" w14:textId="5D76DAE1" w:rsidR="0082313E" w:rsidRDefault="009868D6">
      <w:pPr>
        <w:numPr>
          <w:ilvl w:val="2"/>
          <w:numId w:val="10"/>
        </w:numPr>
      </w:pPr>
      <w:r>
        <w:t>Pokud dosáhla skupina cíle, jednotky se shromáždí okolo sebe</w:t>
      </w:r>
    </w:p>
    <w:p w14:paraId="5B66E50A" w14:textId="3FB004FE" w:rsidR="0082313E" w:rsidRDefault="009868D6">
      <w:pPr>
        <w:numPr>
          <w:ilvl w:val="0"/>
          <w:numId w:val="10"/>
        </w:numPr>
      </w:pPr>
      <w:r>
        <w:t>Hráčský pohyb</w:t>
      </w:r>
    </w:p>
    <w:p w14:paraId="5EBC60CF" w14:textId="4EAB4F36" w:rsidR="00C96970" w:rsidRDefault="00C96970" w:rsidP="00C96970">
      <w:pPr>
        <w:numPr>
          <w:ilvl w:val="1"/>
          <w:numId w:val="10"/>
        </w:numPr>
      </w:pPr>
      <w:r>
        <w:t>Joystick skript je převzatý (</w:t>
      </w:r>
      <w:hyperlink r:id="rId33" w:history="1">
        <w:r w:rsidRPr="00C96970">
          <w:rPr>
            <w:rStyle w:val="Hypertextovodkaz"/>
          </w:rPr>
          <w:t>https://assetstore.unity.com/packages/tools/input-management/joystick-pack-107631</w:t>
        </w:r>
      </w:hyperlink>
      <w:r>
        <w:t>)</w:t>
      </w:r>
    </w:p>
    <w:p w14:paraId="156D8F58" w14:textId="77777777" w:rsidR="0082313E" w:rsidRDefault="009868D6">
      <w:pPr>
        <w:numPr>
          <w:ilvl w:val="1"/>
          <w:numId w:val="10"/>
        </w:numPr>
      </w:pPr>
      <w:r>
        <w:t>Hráč ovládá jednotky joystickem → všechny jdou daným směrem</w:t>
      </w:r>
    </w:p>
    <w:p w14:paraId="2720ED39" w14:textId="77777777" w:rsidR="0082313E" w:rsidRDefault="009868D6">
      <w:pPr>
        <w:numPr>
          <w:ilvl w:val="1"/>
          <w:numId w:val="10"/>
        </w:numPr>
      </w:pPr>
      <w:r>
        <w:t>Hráč neovládá joystick → seskupí se na místě</w:t>
      </w:r>
    </w:p>
    <w:p w14:paraId="35397DC6" w14:textId="77777777" w:rsidR="0082313E" w:rsidRDefault="009868D6">
      <w:pPr>
        <w:numPr>
          <w:ilvl w:val="0"/>
          <w:numId w:val="10"/>
        </w:numPr>
      </w:pPr>
      <w:r>
        <w:t>Údaje o jednotce</w:t>
      </w:r>
    </w:p>
    <w:p w14:paraId="799AD524" w14:textId="77777777" w:rsidR="0082313E" w:rsidRDefault="009868D6">
      <w:pPr>
        <w:numPr>
          <w:ilvl w:val="1"/>
          <w:numId w:val="10"/>
        </w:numPr>
      </w:pPr>
      <w:r>
        <w:t>Drží všechny statistiky</w:t>
      </w:r>
    </w:p>
    <w:p w14:paraId="43EFB978" w14:textId="77777777" w:rsidR="0082313E" w:rsidRDefault="009868D6">
      <w:pPr>
        <w:numPr>
          <w:ilvl w:val="2"/>
          <w:numId w:val="10"/>
        </w:numPr>
      </w:pPr>
      <w:r>
        <w:t>Útok</w:t>
      </w:r>
    </w:p>
    <w:p w14:paraId="5EAAFFF1" w14:textId="77777777" w:rsidR="0082313E" w:rsidRDefault="009868D6">
      <w:pPr>
        <w:numPr>
          <w:ilvl w:val="2"/>
          <w:numId w:val="10"/>
        </w:numPr>
      </w:pPr>
      <w:r>
        <w:t>Interval mezi útoky</w:t>
      </w:r>
    </w:p>
    <w:p w14:paraId="6129A81A" w14:textId="77777777" w:rsidR="0082313E" w:rsidRDefault="009868D6">
      <w:pPr>
        <w:numPr>
          <w:ilvl w:val="2"/>
          <w:numId w:val="10"/>
        </w:numPr>
      </w:pPr>
      <w:r>
        <w:t>Životy</w:t>
      </w:r>
    </w:p>
    <w:p w14:paraId="1622C856" w14:textId="77777777" w:rsidR="0082313E" w:rsidRDefault="009868D6">
      <w:pPr>
        <w:numPr>
          <w:ilvl w:val="1"/>
          <w:numId w:val="10"/>
        </w:numPr>
      </w:pPr>
      <w:r>
        <w:t>Udržuje HP bar aktuální</w:t>
      </w:r>
    </w:p>
    <w:p w14:paraId="4F6C4B61" w14:textId="77777777" w:rsidR="0082313E" w:rsidRDefault="009868D6">
      <w:pPr>
        <w:numPr>
          <w:ilvl w:val="0"/>
          <w:numId w:val="10"/>
        </w:numPr>
      </w:pPr>
      <w:r>
        <w:t>Seznam jednotek</w:t>
      </w:r>
    </w:p>
    <w:p w14:paraId="0894B4AA" w14:textId="77777777" w:rsidR="0082313E" w:rsidRDefault="009868D6">
      <w:pPr>
        <w:numPr>
          <w:ilvl w:val="1"/>
          <w:numId w:val="10"/>
        </w:numPr>
      </w:pPr>
      <w:r>
        <w:t>Seznam všech jednotek patřičných úrovní, používaný pro:</w:t>
      </w:r>
    </w:p>
    <w:p w14:paraId="4BE38ADD" w14:textId="77777777" w:rsidR="0082313E" w:rsidRDefault="009868D6">
      <w:pPr>
        <w:numPr>
          <w:ilvl w:val="2"/>
          <w:numId w:val="10"/>
        </w:numPr>
      </w:pPr>
      <w:r>
        <w:t>Konverze</w:t>
      </w:r>
    </w:p>
    <w:p w14:paraId="73532775" w14:textId="33B7E3CC" w:rsidR="0082313E" w:rsidRDefault="009868D6">
      <w:pPr>
        <w:numPr>
          <w:ilvl w:val="2"/>
          <w:numId w:val="10"/>
        </w:numPr>
      </w:pPr>
      <w:proofErr w:type="spellStart"/>
      <w:r>
        <w:t>Mergování</w:t>
      </w:r>
      <w:proofErr w:type="spellEnd"/>
    </w:p>
    <w:p w14:paraId="71905B36" w14:textId="7391C024" w:rsidR="0084387D" w:rsidRDefault="0084387D" w:rsidP="0084387D">
      <w:pPr>
        <w:pStyle w:val="Odstavecseseznamem"/>
        <w:numPr>
          <w:ilvl w:val="0"/>
          <w:numId w:val="10"/>
        </w:numPr>
        <w:spacing w:after="160" w:line="259" w:lineRule="auto"/>
      </w:pPr>
      <w:proofErr w:type="spellStart"/>
      <w:r>
        <w:t>Minimapa</w:t>
      </w:r>
      <w:proofErr w:type="spellEnd"/>
      <w:r>
        <w:t xml:space="preserve"> – pro lepší orientaci ve větších úrovních</w:t>
      </w:r>
    </w:p>
    <w:p w14:paraId="71D0CF70" w14:textId="77777777" w:rsidR="0084387D" w:rsidRDefault="0084387D" w:rsidP="0084387D">
      <w:pPr>
        <w:pStyle w:val="Odstavecseseznamem"/>
        <w:numPr>
          <w:ilvl w:val="0"/>
          <w:numId w:val="10"/>
        </w:numPr>
        <w:spacing w:after="160" w:line="259" w:lineRule="auto"/>
      </w:pPr>
      <w:r>
        <w:t>BOIDS pohyb – vylepšený algoritmus na pohyb</w:t>
      </w:r>
    </w:p>
    <w:p w14:paraId="1E264B3A" w14:textId="21408F56" w:rsidR="0084387D" w:rsidRDefault="0084387D" w:rsidP="0084387D">
      <w:pPr>
        <w:pStyle w:val="Odstavecseseznamem"/>
        <w:numPr>
          <w:ilvl w:val="0"/>
          <w:numId w:val="10"/>
        </w:numPr>
        <w:spacing w:after="160" w:line="259" w:lineRule="auto"/>
      </w:pPr>
      <w:r>
        <w:t>Pasti – některé úrovně obsahují pasti na jednotky z obou skupin</w:t>
      </w:r>
    </w:p>
    <w:p w14:paraId="34A865D2" w14:textId="77777777" w:rsidR="0084387D" w:rsidRDefault="0084387D" w:rsidP="0084387D">
      <w:pPr>
        <w:pStyle w:val="Odstavecseseznamem"/>
        <w:spacing w:after="160" w:line="259" w:lineRule="auto"/>
      </w:pPr>
    </w:p>
    <w:p w14:paraId="54471155" w14:textId="66C363C4" w:rsidR="003B6EA0" w:rsidRPr="0084387D" w:rsidRDefault="003B6EA0" w:rsidP="0084387D">
      <w:pPr>
        <w:spacing w:after="160" w:line="259" w:lineRule="auto"/>
        <w:rPr>
          <w:sz w:val="28"/>
          <w:szCs w:val="28"/>
        </w:rPr>
      </w:pPr>
      <w:r w:rsidRPr="0084387D">
        <w:rPr>
          <w:sz w:val="28"/>
          <w:szCs w:val="28"/>
        </w:rPr>
        <w:lastRenderedPageBreak/>
        <w:t>Potenciál pro rozšíření</w:t>
      </w:r>
    </w:p>
    <w:p w14:paraId="017DACDC" w14:textId="4F98B54C" w:rsidR="003B6EA0" w:rsidRDefault="00E558EA" w:rsidP="00BE3BFD">
      <w:r>
        <w:t>V průběhu vývoje vyvstal početný seznam nápadů na vylepšení</w:t>
      </w:r>
      <w:ins w:id="18" w:author="Lukáš Caha" w:date="2021-07-13T11:35:00Z">
        <w:r w:rsidR="00BE3BFD">
          <w:t>,</w:t>
        </w:r>
      </w:ins>
      <w:r>
        <w:t xml:space="preserve"> a tak zde uvádím seznam </w:t>
      </w:r>
      <w:r w:rsidR="00BE3BFD">
        <w:t>těch, které se do finální hry nedostaly:</w:t>
      </w:r>
      <w:r w:rsidR="00BE3BFD" w:rsidDel="00BE3BFD">
        <w:t xml:space="preserve"> </w:t>
      </w:r>
    </w:p>
    <w:p w14:paraId="60AED172" w14:textId="77777777" w:rsidR="00D84916" w:rsidRDefault="00D84916" w:rsidP="003B6EA0"/>
    <w:p w14:paraId="716F2B5E" w14:textId="4521752D" w:rsidR="00BE3BFD" w:rsidRDefault="00D84916" w:rsidP="00BE3BFD">
      <w:pPr>
        <w:pStyle w:val="Odstavecseseznamem"/>
        <w:numPr>
          <w:ilvl w:val="0"/>
          <w:numId w:val="18"/>
        </w:numPr>
      </w:pPr>
      <w:r>
        <w:t xml:space="preserve">Aktivní útočení – při setkání dvou jednotek obě útočí, pouze pokud je nepřítel na dosah, </w:t>
      </w:r>
      <w:r w:rsidR="00BE3BFD">
        <w:t>tato mechanika by zabraňovala odtržení dvou bojujících jednotek, dokud souboj neskončí</w:t>
      </w:r>
      <w:ins w:id="19" w:author="Lukáš Caha" w:date="2021-07-13T11:34:00Z">
        <w:r w:rsidR="00BE3BFD" w:rsidRPr="00BE3BFD">
          <w:t xml:space="preserve"> </w:t>
        </w:r>
      </w:ins>
    </w:p>
    <w:p w14:paraId="4A3BCE31" w14:textId="12C48F87" w:rsidR="00BE3BFD" w:rsidRDefault="00BE3BFD" w:rsidP="00BE3BFD">
      <w:pPr>
        <w:pStyle w:val="Odstavecseseznamem"/>
        <w:numPr>
          <w:ilvl w:val="0"/>
          <w:numId w:val="18"/>
        </w:numPr>
      </w:pPr>
      <w:r>
        <w:t>Vypínání zvuku a další nastavení</w:t>
      </w:r>
    </w:p>
    <w:p w14:paraId="62B877BB" w14:textId="77777777" w:rsidR="00BE3BFD" w:rsidRPr="00D83ED0" w:rsidRDefault="00BE3BFD" w:rsidP="00BE3BFD">
      <w:pPr>
        <w:pStyle w:val="Odstavecseseznamem"/>
        <w:numPr>
          <w:ilvl w:val="0"/>
          <w:numId w:val="18"/>
        </w:numPr>
        <w:spacing w:after="160" w:line="259" w:lineRule="auto"/>
      </w:pPr>
      <w:r w:rsidRPr="00D83ED0">
        <w:t>Zacyklení příběhu přes další barvy vlasů:</w:t>
      </w:r>
    </w:p>
    <w:p w14:paraId="59D636F2" w14:textId="77777777" w:rsidR="00BE3BFD" w:rsidRPr="00D83ED0" w:rsidRDefault="00BE3BFD" w:rsidP="00BE3BFD">
      <w:pPr>
        <w:pStyle w:val="Odstavecseseznamem"/>
        <w:numPr>
          <w:ilvl w:val="1"/>
          <w:numId w:val="18"/>
        </w:numPr>
        <w:spacing w:after="160" w:line="259" w:lineRule="auto"/>
      </w:pPr>
      <w:r w:rsidRPr="00D83ED0">
        <w:t>Náznak je již přítomný v posledním snímku příběhu na konci hry</w:t>
      </w:r>
    </w:p>
    <w:p w14:paraId="0A06BEFB" w14:textId="77777777" w:rsidR="00BE3BFD" w:rsidRPr="00D83ED0" w:rsidRDefault="00BE3BFD" w:rsidP="00BE3BFD">
      <w:pPr>
        <w:pStyle w:val="Odstavecseseznamem"/>
        <w:numPr>
          <w:ilvl w:val="1"/>
          <w:numId w:val="18"/>
        </w:numPr>
        <w:spacing w:after="160" w:line="259" w:lineRule="auto"/>
      </w:pPr>
      <w:r w:rsidRPr="00D83ED0">
        <w:t>Po odehrání zelené barvy by mohla následovat modrá a jiné neobvyklé barvy, rozhodně bych nevyloučil ani hnědou, se kterou všechny postavy začínají.</w:t>
      </w:r>
    </w:p>
    <w:p w14:paraId="3FD94739" w14:textId="77777777" w:rsidR="00BE3BFD" w:rsidRPr="00D83ED0" w:rsidRDefault="00BE3BFD" w:rsidP="00BE3BFD">
      <w:pPr>
        <w:pStyle w:val="Odstavecseseznamem"/>
        <w:numPr>
          <w:ilvl w:val="1"/>
          <w:numId w:val="18"/>
        </w:numPr>
        <w:spacing w:after="160" w:line="259" w:lineRule="auto"/>
      </w:pPr>
      <w:r w:rsidRPr="00D83ED0">
        <w:t xml:space="preserve">Bylo by možné zavedení rouge </w:t>
      </w:r>
      <w:proofErr w:type="spellStart"/>
      <w:r w:rsidRPr="00D83ED0">
        <w:t>like</w:t>
      </w:r>
      <w:proofErr w:type="spellEnd"/>
      <w:r w:rsidRPr="00D83ED0">
        <w:t xml:space="preserve"> mechanik. Po dohrání hry by se mohla na další běh zvednout obtížnost a hráč by získal bonusy, které by mu pomohly projít snadněji.</w:t>
      </w:r>
    </w:p>
    <w:p w14:paraId="0D8E3DB6" w14:textId="77777777" w:rsidR="00BE3BFD" w:rsidRPr="00D83ED0" w:rsidRDefault="00BE3BFD" w:rsidP="00BE3BFD">
      <w:pPr>
        <w:pStyle w:val="Odstavecseseznamem"/>
        <w:numPr>
          <w:ilvl w:val="0"/>
          <w:numId w:val="18"/>
        </w:numPr>
        <w:spacing w:after="160" w:line="259" w:lineRule="auto"/>
      </w:pPr>
      <w:r w:rsidRPr="00D83ED0">
        <w:t>Procedurálně generované úrovně</w:t>
      </w:r>
    </w:p>
    <w:p w14:paraId="24E22717" w14:textId="77777777" w:rsidR="00BE3BFD" w:rsidRPr="00D83ED0" w:rsidRDefault="00BE3BFD" w:rsidP="00BE3BFD">
      <w:pPr>
        <w:pStyle w:val="Odstavecseseznamem"/>
        <w:numPr>
          <w:ilvl w:val="1"/>
          <w:numId w:val="18"/>
        </w:numPr>
        <w:spacing w:after="160" w:line="259" w:lineRule="auto"/>
      </w:pPr>
      <w:proofErr w:type="spellStart"/>
      <w:r w:rsidRPr="00D83ED0">
        <w:t>Assety</w:t>
      </w:r>
      <w:proofErr w:type="spellEnd"/>
      <w:r w:rsidRPr="00D83ED0">
        <w:t xml:space="preserve"> použ</w:t>
      </w:r>
      <w:r>
        <w:t>i</w:t>
      </w:r>
      <w:r w:rsidRPr="00D83ED0">
        <w:t>té na stavbu úrovně vesnice a města jsou dlaždicové, tudíž by se úrovně mohly generovat automaticky a vždy jinak.</w:t>
      </w:r>
    </w:p>
    <w:p w14:paraId="13026B22" w14:textId="77777777" w:rsidR="00BE3BFD" w:rsidRPr="00D83ED0" w:rsidRDefault="00BE3BFD" w:rsidP="00BE3BFD">
      <w:pPr>
        <w:pStyle w:val="Odstavecseseznamem"/>
        <w:numPr>
          <w:ilvl w:val="0"/>
          <w:numId w:val="18"/>
        </w:numPr>
        <w:spacing w:after="160" w:line="259" w:lineRule="auto"/>
      </w:pPr>
      <w:r w:rsidRPr="00D83ED0">
        <w:t>Možnost přeskládat jednotky</w:t>
      </w:r>
    </w:p>
    <w:p w14:paraId="5ED4BFA8" w14:textId="77777777" w:rsidR="00BE3BFD" w:rsidRPr="00D83ED0" w:rsidRDefault="00BE3BFD" w:rsidP="00BE3BFD">
      <w:pPr>
        <w:pStyle w:val="Odstavecseseznamem"/>
        <w:numPr>
          <w:ilvl w:val="1"/>
          <w:numId w:val="18"/>
        </w:numPr>
        <w:spacing w:after="160" w:line="259" w:lineRule="auto"/>
      </w:pPr>
      <w:r w:rsidRPr="00D83ED0">
        <w:t>První dvě strategie pohybu umožňovaly udržovat skupinu v určitém uspořádání</w:t>
      </w:r>
    </w:p>
    <w:p w14:paraId="22C974BD" w14:textId="77777777" w:rsidR="00BE3BFD" w:rsidRPr="00D83ED0" w:rsidRDefault="00BE3BFD" w:rsidP="00BE3BFD">
      <w:pPr>
        <w:pStyle w:val="Odstavecseseznamem"/>
        <w:numPr>
          <w:ilvl w:val="1"/>
          <w:numId w:val="18"/>
        </w:numPr>
        <w:spacing w:after="160" w:line="259" w:lineRule="auto"/>
      </w:pPr>
      <w:r w:rsidRPr="00D83ED0">
        <w:t>Toho by se dalo využít a umožnit hráči v </w:t>
      </w:r>
      <w:proofErr w:type="spellStart"/>
      <w:r w:rsidRPr="00D83ED0">
        <w:t>merge</w:t>
      </w:r>
      <w:proofErr w:type="spellEnd"/>
      <w:r w:rsidRPr="00D83ED0">
        <w:t xml:space="preserve"> fázi poskládat jednotky do vrstev</w:t>
      </w:r>
    </w:p>
    <w:p w14:paraId="25902EEF" w14:textId="77777777" w:rsidR="00BE3BFD" w:rsidRPr="00D83ED0" w:rsidRDefault="00BE3BFD" w:rsidP="00BE3BFD">
      <w:pPr>
        <w:pStyle w:val="Odstavecseseznamem"/>
        <w:numPr>
          <w:ilvl w:val="1"/>
          <w:numId w:val="18"/>
        </w:numPr>
        <w:spacing w:after="160" w:line="259" w:lineRule="auto"/>
      </w:pPr>
      <w:r w:rsidRPr="00D83ED0">
        <w:t>Navíc by pomocí úpravy rychlosti jednotek šlo určit, které jednotky se budou držet vepředu pohybujícího se davu</w:t>
      </w:r>
    </w:p>
    <w:p w14:paraId="27654A1D" w14:textId="77777777" w:rsidR="00BE3BFD" w:rsidRPr="00D83ED0" w:rsidRDefault="00BE3BFD" w:rsidP="00BE3BFD">
      <w:pPr>
        <w:pStyle w:val="Odstavecseseznamem"/>
        <w:numPr>
          <w:ilvl w:val="0"/>
          <w:numId w:val="18"/>
        </w:numPr>
        <w:spacing w:after="160" w:line="259" w:lineRule="auto"/>
      </w:pPr>
      <w:r w:rsidRPr="00D83ED0">
        <w:t>Aktivně útočící jednotky</w:t>
      </w:r>
    </w:p>
    <w:p w14:paraId="73D8F25B" w14:textId="77777777" w:rsidR="00BE3BFD" w:rsidRPr="00D83ED0" w:rsidRDefault="00BE3BFD" w:rsidP="00BE3BFD">
      <w:pPr>
        <w:pStyle w:val="Odstavecseseznamem"/>
        <w:numPr>
          <w:ilvl w:val="1"/>
          <w:numId w:val="18"/>
        </w:numPr>
        <w:spacing w:after="160" w:line="259" w:lineRule="auto"/>
      </w:pPr>
      <w:r w:rsidRPr="00D83ED0">
        <w:t>Aktuálně jednotka útočí pouze pokud je v dosahu nepřítele</w:t>
      </w:r>
    </w:p>
    <w:p w14:paraId="64D67342" w14:textId="77777777" w:rsidR="00BE3BFD" w:rsidRPr="00D83ED0" w:rsidRDefault="00BE3BFD" w:rsidP="00BE3BFD">
      <w:pPr>
        <w:pStyle w:val="Odstavecseseznamem"/>
        <w:numPr>
          <w:ilvl w:val="1"/>
          <w:numId w:val="18"/>
        </w:numPr>
        <w:spacing w:after="160" w:line="259" w:lineRule="auto"/>
      </w:pPr>
      <w:r w:rsidRPr="00D83ED0">
        <w:t>Útočení nemá žádný vliv na pohyb</w:t>
      </w:r>
    </w:p>
    <w:p w14:paraId="1210A1E4" w14:textId="77777777" w:rsidR="00BE3BFD" w:rsidRPr="00D83ED0" w:rsidRDefault="00BE3BFD" w:rsidP="00BE3BFD">
      <w:pPr>
        <w:pStyle w:val="Odstavecseseznamem"/>
        <w:numPr>
          <w:ilvl w:val="1"/>
          <w:numId w:val="18"/>
        </w:numPr>
        <w:spacing w:after="160" w:line="259" w:lineRule="auto"/>
      </w:pPr>
      <w:r w:rsidRPr="00D83ED0">
        <w:t>Pro konzistentnější útoky by šla přidat „přitažlivost“ směrem k jednotce na kterou aktuálně útočí</w:t>
      </w:r>
    </w:p>
    <w:p w14:paraId="0E6563F5" w14:textId="383FF06D" w:rsidR="00BE3BFD" w:rsidRDefault="00BE3BFD" w:rsidP="0008441D">
      <w:pPr>
        <w:pStyle w:val="Odstavecseseznamem"/>
        <w:numPr>
          <w:ilvl w:val="1"/>
          <w:numId w:val="18"/>
        </w:numPr>
        <w:spacing w:after="160" w:line="259" w:lineRule="auto"/>
      </w:pPr>
      <w:r w:rsidRPr="00D83ED0">
        <w:t>Takovou sílu by bylo samozřejmě možné převážit, aby šly dvě bojující jednotky odtrhnout</w:t>
      </w:r>
    </w:p>
    <w:p w14:paraId="1658D2BD" w14:textId="4DA7F61F" w:rsidR="004034F2" w:rsidDel="0008441D" w:rsidRDefault="004034F2" w:rsidP="004034F2">
      <w:pPr>
        <w:rPr>
          <w:del w:id="20" w:author="Lukáš Caha" w:date="2021-07-13T11:36:00Z"/>
        </w:rPr>
      </w:pPr>
    </w:p>
    <w:p w14:paraId="008CC39B" w14:textId="77777777" w:rsidR="004034F2" w:rsidDel="0008441D" w:rsidRDefault="004034F2" w:rsidP="004034F2">
      <w:pPr>
        <w:rPr>
          <w:del w:id="21" w:author="Lukáš Caha" w:date="2021-07-13T11:36:00Z"/>
        </w:rPr>
      </w:pPr>
    </w:p>
    <w:p w14:paraId="0AD5892C" w14:textId="16DFDBA8" w:rsidR="004034F2" w:rsidRPr="003B6EA0" w:rsidRDefault="004034F2" w:rsidP="0008441D">
      <w:pPr>
        <w:spacing w:after="160" w:line="259" w:lineRule="auto"/>
      </w:pPr>
    </w:p>
    <w:sectPr w:rsidR="004034F2" w:rsidRPr="003B6EA0">
      <w:footerReference w:type="default" r:id="rId34"/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84BC8E" w14:textId="77777777" w:rsidR="00FE2611" w:rsidRDefault="00FE2611" w:rsidP="007E3D0D">
      <w:pPr>
        <w:spacing w:line="240" w:lineRule="auto"/>
      </w:pPr>
      <w:r>
        <w:separator/>
      </w:r>
    </w:p>
  </w:endnote>
  <w:endnote w:type="continuationSeparator" w:id="0">
    <w:p w14:paraId="2B24E381" w14:textId="77777777" w:rsidR="00FE2611" w:rsidRDefault="00FE2611" w:rsidP="007E3D0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EE"/>
    <w:family w:val="swiss"/>
    <w:pitch w:val="variable"/>
    <w:sig w:usb0="E10022FF" w:usb1="C000E47F" w:usb2="00000029" w:usb3="00000000" w:csb0="000001D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74994892"/>
      <w:docPartObj>
        <w:docPartGallery w:val="Page Numbers (Bottom of Page)"/>
        <w:docPartUnique/>
      </w:docPartObj>
    </w:sdtPr>
    <w:sdtEndPr/>
    <w:sdtContent>
      <w:p w14:paraId="345E45A5" w14:textId="3AFD7C55" w:rsidR="007E3D0D" w:rsidRDefault="007E3D0D">
        <w:pPr>
          <w:pStyle w:val="Zpa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cs-CZ"/>
          </w:rPr>
          <w:t>2</w:t>
        </w:r>
        <w:r>
          <w:fldChar w:fldCharType="end"/>
        </w:r>
      </w:p>
    </w:sdtContent>
  </w:sdt>
  <w:p w14:paraId="2B940322" w14:textId="77777777" w:rsidR="007E3D0D" w:rsidRDefault="007E3D0D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E95B4B" w14:textId="77777777" w:rsidR="00FE2611" w:rsidRDefault="00FE2611" w:rsidP="007E3D0D">
      <w:pPr>
        <w:spacing w:line="240" w:lineRule="auto"/>
      </w:pPr>
      <w:r>
        <w:separator/>
      </w:r>
    </w:p>
  </w:footnote>
  <w:footnote w:type="continuationSeparator" w:id="0">
    <w:p w14:paraId="3E74C749" w14:textId="77777777" w:rsidR="00FE2611" w:rsidRDefault="00FE2611" w:rsidP="007E3D0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9A0ED4"/>
    <w:multiLevelType w:val="hybridMultilevel"/>
    <w:tmpl w:val="3BD856A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F61F76"/>
    <w:multiLevelType w:val="hybridMultilevel"/>
    <w:tmpl w:val="5D88836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9F7FD6"/>
    <w:multiLevelType w:val="multilevel"/>
    <w:tmpl w:val="112E99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AFD667E"/>
    <w:multiLevelType w:val="multilevel"/>
    <w:tmpl w:val="69A660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C876031"/>
    <w:multiLevelType w:val="hybridMultilevel"/>
    <w:tmpl w:val="18D04C0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A67CD3"/>
    <w:multiLevelType w:val="multilevel"/>
    <w:tmpl w:val="E04EC4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2870F7F"/>
    <w:multiLevelType w:val="multilevel"/>
    <w:tmpl w:val="381AB6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8507271"/>
    <w:multiLevelType w:val="multilevel"/>
    <w:tmpl w:val="33F005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4A3F0E21"/>
    <w:multiLevelType w:val="multilevel"/>
    <w:tmpl w:val="74ECF1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CCC7A68"/>
    <w:multiLevelType w:val="multilevel"/>
    <w:tmpl w:val="553417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F3E4AD7"/>
    <w:multiLevelType w:val="multilevel"/>
    <w:tmpl w:val="B89851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38F505C"/>
    <w:multiLevelType w:val="multilevel"/>
    <w:tmpl w:val="2D3241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59740D0"/>
    <w:multiLevelType w:val="multilevel"/>
    <w:tmpl w:val="4F18B43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5BDF53E0"/>
    <w:multiLevelType w:val="multilevel"/>
    <w:tmpl w:val="F4064F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35C14F5"/>
    <w:multiLevelType w:val="multilevel"/>
    <w:tmpl w:val="694624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36E412A"/>
    <w:multiLevelType w:val="multilevel"/>
    <w:tmpl w:val="5B461C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5D27515"/>
    <w:multiLevelType w:val="multilevel"/>
    <w:tmpl w:val="D160FA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9287B3F"/>
    <w:multiLevelType w:val="multilevel"/>
    <w:tmpl w:val="C07E5C5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73195F74"/>
    <w:multiLevelType w:val="multilevel"/>
    <w:tmpl w:val="70A271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6B556FC"/>
    <w:multiLevelType w:val="multilevel"/>
    <w:tmpl w:val="8BEE8E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7"/>
  </w:num>
  <w:num w:numId="2">
    <w:abstractNumId w:val="11"/>
  </w:num>
  <w:num w:numId="3">
    <w:abstractNumId w:val="5"/>
  </w:num>
  <w:num w:numId="4">
    <w:abstractNumId w:val="8"/>
  </w:num>
  <w:num w:numId="5">
    <w:abstractNumId w:val="14"/>
  </w:num>
  <w:num w:numId="6">
    <w:abstractNumId w:val="3"/>
  </w:num>
  <w:num w:numId="7">
    <w:abstractNumId w:val="9"/>
  </w:num>
  <w:num w:numId="8">
    <w:abstractNumId w:val="2"/>
  </w:num>
  <w:num w:numId="9">
    <w:abstractNumId w:val="19"/>
  </w:num>
  <w:num w:numId="10">
    <w:abstractNumId w:val="6"/>
  </w:num>
  <w:num w:numId="11">
    <w:abstractNumId w:val="16"/>
  </w:num>
  <w:num w:numId="12">
    <w:abstractNumId w:val="13"/>
  </w:num>
  <w:num w:numId="13">
    <w:abstractNumId w:val="7"/>
  </w:num>
  <w:num w:numId="14">
    <w:abstractNumId w:val="18"/>
  </w:num>
  <w:num w:numId="15">
    <w:abstractNumId w:val="12"/>
  </w:num>
  <w:num w:numId="16">
    <w:abstractNumId w:val="15"/>
  </w:num>
  <w:num w:numId="17">
    <w:abstractNumId w:val="10"/>
  </w:num>
  <w:num w:numId="18">
    <w:abstractNumId w:val="4"/>
  </w:num>
  <w:num w:numId="19">
    <w:abstractNumId w:val="0"/>
  </w:num>
  <w:num w:numId="20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Lukaš Kolek">
    <w15:presenceInfo w15:providerId="Windows Live" w15:userId="23c3732e9a3a7974"/>
  </w15:person>
  <w15:person w15:author="Lukáš Caha">
    <w15:presenceInfo w15:providerId="None" w15:userId="Lukáš Cah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trackRevision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313E"/>
    <w:rsid w:val="0008441D"/>
    <w:rsid w:val="000F3D5E"/>
    <w:rsid w:val="0033190B"/>
    <w:rsid w:val="003802C9"/>
    <w:rsid w:val="00380CC2"/>
    <w:rsid w:val="00390A91"/>
    <w:rsid w:val="003B6EA0"/>
    <w:rsid w:val="003C41B2"/>
    <w:rsid w:val="004034F2"/>
    <w:rsid w:val="00445275"/>
    <w:rsid w:val="004F00DA"/>
    <w:rsid w:val="007557B2"/>
    <w:rsid w:val="007B0BC3"/>
    <w:rsid w:val="007E3D0D"/>
    <w:rsid w:val="0082313E"/>
    <w:rsid w:val="0084387D"/>
    <w:rsid w:val="008F57D9"/>
    <w:rsid w:val="00906DE3"/>
    <w:rsid w:val="009868D6"/>
    <w:rsid w:val="009E58BD"/>
    <w:rsid w:val="00A5196D"/>
    <w:rsid w:val="00B27622"/>
    <w:rsid w:val="00B81BA7"/>
    <w:rsid w:val="00BB61E4"/>
    <w:rsid w:val="00BE3BFD"/>
    <w:rsid w:val="00BF70DD"/>
    <w:rsid w:val="00C96970"/>
    <w:rsid w:val="00CE6155"/>
    <w:rsid w:val="00D31588"/>
    <w:rsid w:val="00D84916"/>
    <w:rsid w:val="00DB28CE"/>
    <w:rsid w:val="00DD3337"/>
    <w:rsid w:val="00E558EA"/>
    <w:rsid w:val="00EB3CF0"/>
    <w:rsid w:val="00F4354D"/>
    <w:rsid w:val="00FE2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28280D"/>
  <w15:docId w15:val="{A5FF2CA9-200B-4C41-BAC6-AAE7B83FD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cs" w:eastAsia="cs-CZ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Nadpis2">
    <w:name w:val="heading 2"/>
    <w:basedOn w:val="Normln"/>
    <w:next w:val="Normln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Nadpis3">
    <w:name w:val="heading 3"/>
    <w:basedOn w:val="Normln"/>
    <w:next w:val="Normln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dpis4">
    <w:name w:val="heading 4"/>
    <w:basedOn w:val="Normln"/>
    <w:next w:val="Normln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dpis5">
    <w:name w:val="heading 5"/>
    <w:basedOn w:val="Normln"/>
    <w:next w:val="Normln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Nadpis6">
    <w:name w:val="heading 6"/>
    <w:basedOn w:val="Normln"/>
    <w:next w:val="Normln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Nzev">
    <w:name w:val="Title"/>
    <w:basedOn w:val="Normln"/>
    <w:next w:val="Normln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Podnadpis">
    <w:name w:val="Subtitle"/>
    <w:basedOn w:val="Normln"/>
    <w:next w:val="Normln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extkomente">
    <w:name w:val="annotation text"/>
    <w:basedOn w:val="Normln"/>
    <w:link w:val="Textkomente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komenteChar">
    <w:name w:val="Text komentáře Char"/>
    <w:basedOn w:val="Standardnpsmoodstavce"/>
    <w:link w:val="Textkomente"/>
    <w:uiPriority w:val="99"/>
    <w:semiHidden/>
    <w:rPr>
      <w:sz w:val="20"/>
      <w:szCs w:val="20"/>
    </w:rPr>
  </w:style>
  <w:style w:type="character" w:styleId="Odkaznakoment">
    <w:name w:val="annotation reference"/>
    <w:basedOn w:val="Standardnpsmoodstavce"/>
    <w:uiPriority w:val="99"/>
    <w:semiHidden/>
    <w:unhideWhenUsed/>
    <w:rPr>
      <w:sz w:val="16"/>
      <w:szCs w:val="16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9868D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9868D6"/>
    <w:rPr>
      <w:rFonts w:ascii="Segoe UI" w:hAnsi="Segoe UI" w:cs="Segoe UI"/>
      <w:sz w:val="18"/>
      <w:szCs w:val="18"/>
    </w:rPr>
  </w:style>
  <w:style w:type="character" w:styleId="Hypertextovodkaz">
    <w:name w:val="Hyperlink"/>
    <w:basedOn w:val="Standardnpsmoodstavce"/>
    <w:uiPriority w:val="99"/>
    <w:unhideWhenUsed/>
    <w:rsid w:val="003C41B2"/>
    <w:rPr>
      <w:color w:val="0000FF" w:themeColor="hyperlink"/>
      <w:u w:val="single"/>
    </w:rPr>
  </w:style>
  <w:style w:type="character" w:customStyle="1" w:styleId="Nevyeenzmnka1">
    <w:name w:val="Nevyřešená zmínka1"/>
    <w:basedOn w:val="Standardnpsmoodstavce"/>
    <w:uiPriority w:val="99"/>
    <w:semiHidden/>
    <w:unhideWhenUsed/>
    <w:rsid w:val="003C41B2"/>
    <w:rPr>
      <w:color w:val="605E5C"/>
      <w:shd w:val="clear" w:color="auto" w:fill="E1DFDD"/>
    </w:rPr>
  </w:style>
  <w:style w:type="paragraph" w:styleId="Titulek">
    <w:name w:val="caption"/>
    <w:basedOn w:val="Normln"/>
    <w:next w:val="Normln"/>
    <w:uiPriority w:val="35"/>
    <w:unhideWhenUsed/>
    <w:qFormat/>
    <w:rsid w:val="003C41B2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Odstavecseseznamem">
    <w:name w:val="List Paragraph"/>
    <w:basedOn w:val="Normln"/>
    <w:uiPriority w:val="34"/>
    <w:qFormat/>
    <w:rsid w:val="00D84916"/>
    <w:pPr>
      <w:ind w:left="720"/>
      <w:contextualSpacing/>
    </w:pPr>
  </w:style>
  <w:style w:type="paragraph" w:styleId="Pedmtkomente">
    <w:name w:val="annotation subject"/>
    <w:basedOn w:val="Textkomente"/>
    <w:next w:val="Textkomente"/>
    <w:link w:val="PedmtkomenteChar"/>
    <w:uiPriority w:val="99"/>
    <w:semiHidden/>
    <w:unhideWhenUsed/>
    <w:rsid w:val="0033190B"/>
    <w:rPr>
      <w:b/>
      <w:bCs/>
    </w:rPr>
  </w:style>
  <w:style w:type="character" w:customStyle="1" w:styleId="PedmtkomenteChar">
    <w:name w:val="Předmět komentáře Char"/>
    <w:basedOn w:val="TextkomenteChar"/>
    <w:link w:val="Pedmtkomente"/>
    <w:uiPriority w:val="99"/>
    <w:semiHidden/>
    <w:rsid w:val="0033190B"/>
    <w:rPr>
      <w:b/>
      <w:bCs/>
      <w:sz w:val="20"/>
      <w:szCs w:val="20"/>
    </w:rPr>
  </w:style>
  <w:style w:type="paragraph" w:styleId="Bezmezer">
    <w:name w:val="No Spacing"/>
    <w:uiPriority w:val="1"/>
    <w:qFormat/>
    <w:rsid w:val="00BF70DD"/>
    <w:pPr>
      <w:spacing w:line="240" w:lineRule="auto"/>
    </w:pPr>
  </w:style>
  <w:style w:type="paragraph" w:styleId="Zhlav">
    <w:name w:val="header"/>
    <w:basedOn w:val="Normln"/>
    <w:link w:val="ZhlavChar"/>
    <w:uiPriority w:val="99"/>
    <w:unhideWhenUsed/>
    <w:rsid w:val="007E3D0D"/>
    <w:pPr>
      <w:tabs>
        <w:tab w:val="center" w:pos="4536"/>
        <w:tab w:val="right" w:pos="9072"/>
      </w:tabs>
      <w:spacing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7E3D0D"/>
  </w:style>
  <w:style w:type="paragraph" w:styleId="Zpat">
    <w:name w:val="footer"/>
    <w:basedOn w:val="Normln"/>
    <w:link w:val="ZpatChar"/>
    <w:uiPriority w:val="99"/>
    <w:unhideWhenUsed/>
    <w:rsid w:val="007E3D0D"/>
    <w:pPr>
      <w:tabs>
        <w:tab w:val="center" w:pos="4536"/>
        <w:tab w:val="right" w:pos="9072"/>
      </w:tabs>
      <w:spacing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7E3D0D"/>
  </w:style>
  <w:style w:type="paragraph" w:styleId="Revize">
    <w:name w:val="Revision"/>
    <w:hidden/>
    <w:uiPriority w:val="99"/>
    <w:semiHidden/>
    <w:rsid w:val="00390A91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jpg"/><Relationship Id="rId21" Type="http://schemas.openxmlformats.org/officeDocument/2006/relationships/hyperlink" Target="https://play.google.com/store/apps/details?id=air.com.armorgames.infectonator" TargetMode="External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juicybeast.itch.io/right-click-to-necromance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4.svg"/><Relationship Id="rId33" Type="http://schemas.openxmlformats.org/officeDocument/2006/relationships/hyperlink" Target="https://assetstore.unity.com/packages/tools/input-management/joystick-pack-107631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hyperlink" Target="https://learn.unity.com/tutorial/camera-control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jpg"/><Relationship Id="rId28" Type="http://schemas.openxmlformats.org/officeDocument/2006/relationships/image" Target="media/image17.jpg"/><Relationship Id="rId36" Type="http://schemas.microsoft.com/office/2011/relationships/people" Target="people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0.jpg"/><Relationship Id="rId4" Type="http://schemas.openxmlformats.org/officeDocument/2006/relationships/settings" Target="settings.xml"/><Relationship Id="rId9" Type="http://schemas.openxmlformats.org/officeDocument/2006/relationships/hyperlink" Target="https://juicybeast.itch.io/right-click-to-necromance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jpg"/><Relationship Id="rId27" Type="http://schemas.openxmlformats.org/officeDocument/2006/relationships/image" Target="media/image16.jpg"/><Relationship Id="rId30" Type="http://schemas.openxmlformats.org/officeDocument/2006/relationships/image" Target="media/image19.jpg"/><Relationship Id="rId35" Type="http://schemas.openxmlformats.org/officeDocument/2006/relationships/fontTable" Target="fontTable.xml"/><Relationship Id="rId8" Type="http://schemas.openxmlformats.org/officeDocument/2006/relationships/hyperlink" Target="https://youtu.be/F0_d4WVjuWs?t=41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3153CE-0109-41AB-8B7F-DC70935869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10</Pages>
  <Words>1606</Words>
  <Characters>9481</Characters>
  <Application>Microsoft Office Word</Application>
  <DocSecurity>0</DocSecurity>
  <Lines>79</Lines>
  <Paragraphs>22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</dc:creator>
  <cp:lastModifiedBy>Lukáš Caha</cp:lastModifiedBy>
  <cp:revision>12</cp:revision>
  <dcterms:created xsi:type="dcterms:W3CDTF">2021-07-10T09:56:00Z</dcterms:created>
  <dcterms:modified xsi:type="dcterms:W3CDTF">2021-07-13T09:37:00Z</dcterms:modified>
</cp:coreProperties>
</file>